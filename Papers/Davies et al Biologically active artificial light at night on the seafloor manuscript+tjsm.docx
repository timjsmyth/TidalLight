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8A964" w14:textId="77777777" w:rsidR="00962E49" w:rsidRPr="00951ED1" w:rsidRDefault="00962E49" w:rsidP="00962E49">
      <w:pPr>
        <w:spacing w:line="240" w:lineRule="auto"/>
        <w:rPr>
          <w:rFonts w:cs="Calibri"/>
          <w:b/>
          <w:color w:val="000000"/>
          <w:sz w:val="32"/>
          <w:szCs w:val="32"/>
        </w:rPr>
      </w:pPr>
      <w:r w:rsidRPr="00951ED1">
        <w:rPr>
          <w:rFonts w:cs="Calibri"/>
          <w:b/>
          <w:color w:val="000000"/>
          <w:sz w:val="32"/>
          <w:szCs w:val="32"/>
        </w:rPr>
        <w:t>Primary Research Article</w:t>
      </w:r>
    </w:p>
    <w:p w14:paraId="6F375E88" w14:textId="77777777" w:rsidR="00790BB0" w:rsidRPr="00951ED1" w:rsidRDefault="00962E49" w:rsidP="00962E49">
      <w:pPr>
        <w:spacing w:line="240" w:lineRule="auto"/>
        <w:rPr>
          <w:rFonts w:cs="Calibri"/>
          <w:color w:val="000000"/>
          <w:sz w:val="32"/>
          <w:szCs w:val="32"/>
        </w:rPr>
      </w:pPr>
      <w:r w:rsidRPr="00951ED1">
        <w:rPr>
          <w:rFonts w:cs="Calibri"/>
          <w:b/>
          <w:color w:val="000000"/>
          <w:sz w:val="32"/>
          <w:szCs w:val="32"/>
        </w:rPr>
        <w:t>Title:</w:t>
      </w:r>
      <w:r w:rsidRPr="00951ED1">
        <w:rPr>
          <w:rFonts w:cs="Calibri"/>
          <w:color w:val="000000"/>
          <w:sz w:val="32"/>
          <w:szCs w:val="32"/>
        </w:rPr>
        <w:t xml:space="preserve"> </w:t>
      </w:r>
      <w:r w:rsidR="001076DD" w:rsidRPr="00951ED1">
        <w:rPr>
          <w:rFonts w:cs="Calibri"/>
          <w:color w:val="000000"/>
          <w:sz w:val="32"/>
          <w:szCs w:val="32"/>
        </w:rPr>
        <w:t>Biologically relevant</w:t>
      </w:r>
      <w:r w:rsidR="00E45265" w:rsidRPr="00951ED1">
        <w:rPr>
          <w:rFonts w:cs="Calibri"/>
          <w:color w:val="000000"/>
          <w:sz w:val="32"/>
          <w:szCs w:val="32"/>
        </w:rPr>
        <w:t xml:space="preserve"> a</w:t>
      </w:r>
      <w:r w:rsidR="002040B6" w:rsidRPr="00951ED1">
        <w:rPr>
          <w:rFonts w:cs="Calibri"/>
          <w:color w:val="000000"/>
          <w:sz w:val="32"/>
          <w:szCs w:val="32"/>
        </w:rPr>
        <w:t>rtificial light at night on the seafloor</w:t>
      </w:r>
    </w:p>
    <w:p w14:paraId="3A327540" w14:textId="77777777" w:rsidR="00962E49" w:rsidRPr="00951ED1" w:rsidRDefault="00962E49" w:rsidP="00962E49">
      <w:pPr>
        <w:spacing w:line="240" w:lineRule="auto"/>
        <w:rPr>
          <w:rFonts w:cs="Calibri"/>
          <w:color w:val="000000"/>
          <w:sz w:val="28"/>
          <w:szCs w:val="28"/>
        </w:rPr>
      </w:pPr>
      <w:r w:rsidRPr="00951ED1">
        <w:rPr>
          <w:rFonts w:cs="Calibri"/>
          <w:b/>
          <w:color w:val="000000"/>
          <w:sz w:val="28"/>
          <w:szCs w:val="28"/>
        </w:rPr>
        <w:t>Running title:</w:t>
      </w:r>
      <w:r w:rsidRPr="00951ED1">
        <w:rPr>
          <w:rFonts w:cs="Calibri"/>
          <w:color w:val="000000"/>
          <w:sz w:val="28"/>
          <w:szCs w:val="28"/>
        </w:rPr>
        <w:t xml:space="preserve"> Ecological light pollution on the seafloor</w:t>
      </w:r>
    </w:p>
    <w:p w14:paraId="3CC8FD2E" w14:textId="77777777" w:rsidR="00962E49" w:rsidRPr="00951ED1" w:rsidRDefault="00962E49" w:rsidP="002316BF">
      <w:pPr>
        <w:spacing w:line="240" w:lineRule="auto"/>
        <w:rPr>
          <w:rFonts w:cs="Calibri"/>
          <w:color w:val="000000"/>
          <w:sz w:val="28"/>
          <w:szCs w:val="28"/>
        </w:rPr>
      </w:pPr>
      <w:r w:rsidRPr="00951ED1">
        <w:rPr>
          <w:rFonts w:cs="Calibri"/>
          <w:color w:val="000000"/>
          <w:sz w:val="28"/>
          <w:szCs w:val="28"/>
        </w:rPr>
        <w:t xml:space="preserve">Thomas </w:t>
      </w:r>
      <w:r w:rsidR="00652FA6" w:rsidRPr="00951ED1">
        <w:rPr>
          <w:rFonts w:cs="Calibri"/>
          <w:color w:val="000000"/>
          <w:sz w:val="28"/>
          <w:szCs w:val="28"/>
        </w:rPr>
        <w:t xml:space="preserve">W. </w:t>
      </w:r>
      <w:r w:rsidRPr="00951ED1">
        <w:rPr>
          <w:rFonts w:cs="Calibri"/>
          <w:color w:val="000000"/>
          <w:sz w:val="28"/>
          <w:szCs w:val="28"/>
        </w:rPr>
        <w:t>Davies</w:t>
      </w:r>
      <w:r w:rsidRPr="00951ED1">
        <w:rPr>
          <w:rFonts w:cs="Calibri"/>
          <w:color w:val="000000"/>
          <w:sz w:val="28"/>
          <w:szCs w:val="28"/>
          <w:vertAlign w:val="superscript"/>
        </w:rPr>
        <w:t>1,2</w:t>
      </w:r>
      <w:r w:rsidRPr="00951ED1">
        <w:rPr>
          <w:rFonts w:cs="Calibri"/>
          <w:color w:val="000000"/>
          <w:sz w:val="28"/>
          <w:szCs w:val="28"/>
        </w:rPr>
        <w:t>, David McKee</w:t>
      </w:r>
      <w:r w:rsidRPr="00951ED1">
        <w:rPr>
          <w:rFonts w:cs="Calibri"/>
          <w:color w:val="000000"/>
          <w:sz w:val="28"/>
          <w:szCs w:val="28"/>
          <w:vertAlign w:val="superscript"/>
        </w:rPr>
        <w:t>3</w:t>
      </w:r>
      <w:r w:rsidRPr="00951ED1">
        <w:rPr>
          <w:rFonts w:cs="Calibri"/>
          <w:color w:val="000000"/>
          <w:sz w:val="28"/>
          <w:szCs w:val="28"/>
        </w:rPr>
        <w:t xml:space="preserve">, </w:t>
      </w:r>
      <w:r w:rsidR="00D84DC8" w:rsidRPr="00951ED1">
        <w:rPr>
          <w:rFonts w:cs="Calibri"/>
          <w:color w:val="000000"/>
          <w:sz w:val="28"/>
          <w:szCs w:val="28"/>
        </w:rPr>
        <w:t>James Fishwick</w:t>
      </w:r>
      <w:r w:rsidR="00D84DC8" w:rsidRPr="00951ED1">
        <w:rPr>
          <w:rFonts w:cs="Calibri"/>
          <w:color w:val="000000"/>
          <w:sz w:val="28"/>
          <w:szCs w:val="28"/>
          <w:vertAlign w:val="superscript"/>
        </w:rPr>
        <w:t>4</w:t>
      </w:r>
      <w:r w:rsidR="002316BF" w:rsidRPr="00951ED1">
        <w:rPr>
          <w:rFonts w:cs="Calibri"/>
          <w:color w:val="000000"/>
          <w:sz w:val="28"/>
          <w:szCs w:val="28"/>
        </w:rPr>
        <w:t>, Svenja Tidau</w:t>
      </w:r>
      <w:r w:rsidR="00652FA6" w:rsidRPr="00951ED1">
        <w:rPr>
          <w:rFonts w:cs="Calibri"/>
          <w:color w:val="000000"/>
          <w:sz w:val="28"/>
          <w:szCs w:val="28"/>
          <w:vertAlign w:val="superscript"/>
        </w:rPr>
        <w:t>1,</w:t>
      </w:r>
      <w:del w:id="0" w:author="Thomas W Davies" w:date="2019-12-04T10:33:00Z">
        <w:r w:rsidR="00652FA6" w:rsidRPr="00951ED1" w:rsidDel="00951ED1">
          <w:rPr>
            <w:rFonts w:cs="Calibri"/>
            <w:color w:val="000000"/>
            <w:sz w:val="28"/>
            <w:szCs w:val="28"/>
            <w:vertAlign w:val="superscript"/>
          </w:rPr>
          <w:delText xml:space="preserve"> </w:delText>
        </w:r>
      </w:del>
      <w:r w:rsidR="002316BF" w:rsidRPr="00951ED1">
        <w:rPr>
          <w:rFonts w:cs="Calibri"/>
          <w:color w:val="000000"/>
          <w:sz w:val="28"/>
          <w:szCs w:val="28"/>
          <w:vertAlign w:val="superscript"/>
        </w:rPr>
        <w:t>2</w:t>
      </w:r>
      <w:r w:rsidR="00D84DC8" w:rsidRPr="00951ED1">
        <w:rPr>
          <w:rFonts w:cs="Calibri"/>
          <w:color w:val="000000"/>
          <w:sz w:val="28"/>
          <w:szCs w:val="28"/>
        </w:rPr>
        <w:t xml:space="preserve"> </w:t>
      </w:r>
      <w:r w:rsidRPr="00951ED1">
        <w:rPr>
          <w:rFonts w:cs="Calibri"/>
          <w:color w:val="000000"/>
          <w:sz w:val="28"/>
          <w:szCs w:val="28"/>
        </w:rPr>
        <w:t>and</w:t>
      </w:r>
      <w:r w:rsidR="002316BF" w:rsidRPr="00951ED1">
        <w:rPr>
          <w:rFonts w:cs="Calibri"/>
          <w:color w:val="000000"/>
          <w:sz w:val="28"/>
          <w:szCs w:val="28"/>
        </w:rPr>
        <w:t xml:space="preserve"> Tim </w:t>
      </w:r>
      <w:r w:rsidRPr="00951ED1">
        <w:rPr>
          <w:rFonts w:cs="Calibri"/>
          <w:color w:val="000000"/>
          <w:sz w:val="28"/>
          <w:szCs w:val="28"/>
        </w:rPr>
        <w:t>Smyth</w:t>
      </w:r>
      <w:r w:rsidRPr="00951ED1">
        <w:rPr>
          <w:rFonts w:cs="Calibri"/>
          <w:color w:val="000000"/>
          <w:sz w:val="28"/>
          <w:szCs w:val="28"/>
          <w:vertAlign w:val="superscript"/>
        </w:rPr>
        <w:t>4</w:t>
      </w:r>
    </w:p>
    <w:p w14:paraId="05A59AE4" w14:textId="77777777" w:rsidR="00962E49" w:rsidRPr="00951ED1" w:rsidRDefault="00962E49" w:rsidP="005A6E66">
      <w:pPr>
        <w:spacing w:line="240" w:lineRule="auto"/>
        <w:rPr>
          <w:rFonts w:cs="Calibri"/>
          <w:color w:val="000000"/>
          <w:sz w:val="24"/>
          <w:szCs w:val="24"/>
        </w:rPr>
      </w:pPr>
      <w:r w:rsidRPr="00951ED1">
        <w:rPr>
          <w:rFonts w:cs="Calibri"/>
          <w:color w:val="000000"/>
          <w:sz w:val="24"/>
          <w:szCs w:val="24"/>
          <w:vertAlign w:val="superscript"/>
        </w:rPr>
        <w:t>1</w:t>
      </w:r>
      <w:r w:rsidRPr="00951ED1">
        <w:rPr>
          <w:rFonts w:cs="Calibri"/>
          <w:color w:val="000000"/>
          <w:sz w:val="24"/>
          <w:szCs w:val="24"/>
        </w:rPr>
        <w:t>School of Biological and Marine Sciences, University of Plymouth, Drake Circus, Plymouth, UK, PL4 8AA</w:t>
      </w:r>
    </w:p>
    <w:p w14:paraId="3D33D3C0" w14:textId="77777777" w:rsidR="00962E49" w:rsidRPr="00951ED1" w:rsidRDefault="00962E49" w:rsidP="005A6E66">
      <w:pPr>
        <w:spacing w:line="240" w:lineRule="auto"/>
        <w:rPr>
          <w:rFonts w:cs="Calibri"/>
          <w:color w:val="000000"/>
          <w:sz w:val="24"/>
          <w:szCs w:val="24"/>
        </w:rPr>
      </w:pPr>
      <w:r w:rsidRPr="00951ED1">
        <w:rPr>
          <w:rFonts w:cs="Calibri"/>
          <w:color w:val="000000"/>
          <w:sz w:val="24"/>
          <w:szCs w:val="24"/>
          <w:vertAlign w:val="superscript"/>
        </w:rPr>
        <w:t>2</w:t>
      </w:r>
      <w:r w:rsidRPr="00951ED1">
        <w:rPr>
          <w:rFonts w:cs="Calibri"/>
          <w:color w:val="000000"/>
          <w:sz w:val="24"/>
          <w:szCs w:val="24"/>
        </w:rPr>
        <w:t>School of Ocean Science</w:t>
      </w:r>
      <w:r w:rsidR="00652FA6" w:rsidRPr="00951ED1">
        <w:rPr>
          <w:rFonts w:cs="Calibri"/>
          <w:color w:val="000000"/>
          <w:sz w:val="24"/>
          <w:szCs w:val="24"/>
        </w:rPr>
        <w:t>s</w:t>
      </w:r>
      <w:r w:rsidRPr="00951ED1">
        <w:rPr>
          <w:rFonts w:cs="Calibri"/>
          <w:color w:val="000000"/>
          <w:sz w:val="24"/>
          <w:szCs w:val="24"/>
        </w:rPr>
        <w:t xml:space="preserve">, Bangor University, </w:t>
      </w:r>
      <w:proofErr w:type="spellStart"/>
      <w:r w:rsidRPr="00951ED1">
        <w:rPr>
          <w:rFonts w:cs="Calibri"/>
          <w:color w:val="000000"/>
          <w:sz w:val="24"/>
          <w:szCs w:val="24"/>
        </w:rPr>
        <w:t>Menai</w:t>
      </w:r>
      <w:proofErr w:type="spellEnd"/>
      <w:r w:rsidRPr="00951ED1">
        <w:rPr>
          <w:rFonts w:cs="Calibri"/>
          <w:color w:val="000000"/>
          <w:sz w:val="24"/>
          <w:szCs w:val="24"/>
        </w:rPr>
        <w:t xml:space="preserve"> Bridge, Anglesey, UK, LL59 5AB</w:t>
      </w:r>
    </w:p>
    <w:p w14:paraId="084F4C10" w14:textId="77777777" w:rsidR="00D84DC8" w:rsidRPr="00951ED1" w:rsidRDefault="005A6E66" w:rsidP="00D84DC8">
      <w:pPr>
        <w:spacing w:line="240" w:lineRule="auto"/>
        <w:rPr>
          <w:rFonts w:cs="Calibri"/>
          <w:color w:val="000000"/>
          <w:sz w:val="24"/>
          <w:szCs w:val="24"/>
        </w:rPr>
      </w:pPr>
      <w:r w:rsidRPr="00951ED1">
        <w:rPr>
          <w:rFonts w:cs="Calibri"/>
          <w:color w:val="000000"/>
          <w:sz w:val="24"/>
          <w:szCs w:val="24"/>
          <w:vertAlign w:val="superscript"/>
        </w:rPr>
        <w:t>3</w:t>
      </w:r>
      <w:r w:rsidR="00361F61" w:rsidRPr="00951ED1">
        <w:rPr>
          <w:rFonts w:cs="Calibri"/>
          <w:color w:val="000000"/>
          <w:sz w:val="24"/>
          <w:szCs w:val="24"/>
        </w:rPr>
        <w:t>P</w:t>
      </w:r>
      <w:r w:rsidR="00D84DC8" w:rsidRPr="00951ED1">
        <w:rPr>
          <w:rFonts w:cs="Calibri"/>
          <w:color w:val="000000"/>
          <w:sz w:val="24"/>
          <w:szCs w:val="24"/>
        </w:rPr>
        <w:t xml:space="preserve">hysics Department, University of Strathclyde, 107 </w:t>
      </w:r>
      <w:proofErr w:type="spellStart"/>
      <w:r w:rsidR="00D84DC8" w:rsidRPr="00951ED1">
        <w:rPr>
          <w:rFonts w:cs="Calibri"/>
          <w:color w:val="000000"/>
          <w:sz w:val="24"/>
          <w:szCs w:val="24"/>
        </w:rPr>
        <w:t>Rottenrow</w:t>
      </w:r>
      <w:proofErr w:type="spellEnd"/>
      <w:r w:rsidR="00D84DC8" w:rsidRPr="00951ED1">
        <w:rPr>
          <w:rFonts w:cs="Calibri"/>
          <w:color w:val="000000"/>
          <w:sz w:val="24"/>
          <w:szCs w:val="24"/>
        </w:rPr>
        <w:t>, Glasgow, Scotland, G4 0NG</w:t>
      </w:r>
    </w:p>
    <w:p w14:paraId="6525B716" w14:textId="77777777" w:rsidR="00361F61" w:rsidRPr="00951ED1" w:rsidRDefault="00361F61" w:rsidP="00361F61">
      <w:pPr>
        <w:spacing w:line="480" w:lineRule="auto"/>
        <w:rPr>
          <w:rFonts w:cs="Calibri"/>
          <w:color w:val="000000"/>
          <w:sz w:val="24"/>
          <w:szCs w:val="24"/>
        </w:rPr>
      </w:pPr>
      <w:r w:rsidRPr="00951ED1">
        <w:rPr>
          <w:rFonts w:cs="Calibri"/>
          <w:color w:val="000000"/>
          <w:sz w:val="24"/>
          <w:szCs w:val="24"/>
          <w:vertAlign w:val="superscript"/>
        </w:rPr>
        <w:t>4</w:t>
      </w:r>
      <w:r w:rsidRPr="00951ED1">
        <w:rPr>
          <w:rFonts w:cs="Calibri"/>
          <w:color w:val="000000"/>
          <w:sz w:val="24"/>
          <w:szCs w:val="24"/>
        </w:rPr>
        <w:t>Plymouth Marine Laboratory, Prospect Place, Plymouth, Devon, UK, PL1 3DH</w:t>
      </w:r>
    </w:p>
    <w:p w14:paraId="72EDA673" w14:textId="681A3B72" w:rsidR="005A6E66" w:rsidRPr="00951ED1" w:rsidRDefault="002316BF" w:rsidP="00F33708">
      <w:pPr>
        <w:spacing w:line="480" w:lineRule="auto"/>
        <w:rPr>
          <w:rFonts w:cs="Calibri"/>
          <w:color w:val="000000"/>
          <w:sz w:val="24"/>
          <w:szCs w:val="24"/>
        </w:rPr>
      </w:pPr>
      <w:r w:rsidRPr="00951ED1">
        <w:rPr>
          <w:rFonts w:cs="Calibri"/>
          <w:color w:val="000000"/>
          <w:sz w:val="24"/>
          <w:szCs w:val="24"/>
        </w:rPr>
        <w:t xml:space="preserve">Corresponding author: </w:t>
      </w:r>
      <w:r w:rsidR="00951ED1" w:rsidRPr="00951ED1">
        <w:rPr>
          <w:rFonts w:cs="Calibri"/>
          <w:color w:val="000000"/>
          <w:sz w:val="24"/>
          <w:szCs w:val="24"/>
        </w:rPr>
        <w:t>thomas.w.davies@plymouth.ac.uk</w:t>
      </w:r>
      <w:r w:rsidR="00EB0FA7" w:rsidRPr="00951ED1">
        <w:rPr>
          <w:rFonts w:cs="Calibri"/>
          <w:color w:val="000000"/>
          <w:sz w:val="24"/>
          <w:szCs w:val="24"/>
        </w:rPr>
        <w:t xml:space="preserve">, </w:t>
      </w:r>
      <w:r w:rsidR="00097839" w:rsidRPr="00951ED1">
        <w:rPr>
          <w:rFonts w:cs="Calibri"/>
          <w:color w:val="000000"/>
          <w:sz w:val="24"/>
          <w:szCs w:val="24"/>
        </w:rPr>
        <w:t>+44 (0) 1752 584 733</w:t>
      </w:r>
    </w:p>
    <w:p w14:paraId="2217735A" w14:textId="77777777" w:rsidR="00A44F8C" w:rsidRPr="00951ED1" w:rsidRDefault="00A44F8C" w:rsidP="00951ED1">
      <w:pPr>
        <w:pStyle w:val="Heading1"/>
      </w:pPr>
      <w:r w:rsidRPr="00951ED1">
        <w:t>Abstract</w:t>
      </w:r>
    </w:p>
    <w:p w14:paraId="78B11AFC" w14:textId="5FE72CB6" w:rsidR="00641615" w:rsidRPr="00951ED1" w:rsidRDefault="006679F0" w:rsidP="00F33708">
      <w:pPr>
        <w:spacing w:line="480" w:lineRule="auto"/>
        <w:rPr>
          <w:rFonts w:cs="Calibri"/>
          <w:color w:val="000000"/>
          <w:sz w:val="24"/>
          <w:szCs w:val="24"/>
        </w:rPr>
      </w:pPr>
      <w:r w:rsidRPr="00951ED1">
        <w:rPr>
          <w:rFonts w:cs="Calibri"/>
          <w:color w:val="000000"/>
          <w:sz w:val="24"/>
          <w:szCs w:val="24"/>
        </w:rPr>
        <w:t xml:space="preserve">Rapid urbanisation is resulting in </w:t>
      </w:r>
      <w:r w:rsidR="00295A2B" w:rsidRPr="00951ED1">
        <w:rPr>
          <w:rFonts w:cs="Calibri"/>
          <w:color w:val="000000"/>
          <w:sz w:val="24"/>
          <w:szCs w:val="24"/>
        </w:rPr>
        <w:t>increas</w:t>
      </w:r>
      <w:ins w:id="1" w:author="Tim Smyth" w:date="2019-12-05T11:16:00Z">
        <w:r w:rsidR="00796317">
          <w:rPr>
            <w:rFonts w:cs="Calibri"/>
            <w:color w:val="000000"/>
            <w:sz w:val="24"/>
            <w:szCs w:val="24"/>
          </w:rPr>
          <w:t>ed</w:t>
        </w:r>
      </w:ins>
      <w:del w:id="2" w:author="Tim Smyth" w:date="2019-12-05T11:16:00Z">
        <w:r w:rsidR="00295A2B" w:rsidRPr="00951ED1" w:rsidDel="00796317">
          <w:rPr>
            <w:rFonts w:cs="Calibri"/>
            <w:color w:val="000000"/>
            <w:sz w:val="24"/>
            <w:szCs w:val="24"/>
          </w:rPr>
          <w:delText>ing</w:delText>
        </w:r>
      </w:del>
      <w:r w:rsidR="00295A2B" w:rsidRPr="00951ED1">
        <w:rPr>
          <w:rFonts w:cs="Calibri"/>
          <w:color w:val="000000"/>
          <w:sz w:val="24"/>
          <w:szCs w:val="24"/>
        </w:rPr>
        <w:t xml:space="preserve"> nocturnal illumination of the world’s coastlines by artificial light at night</w:t>
      </w:r>
      <w:r w:rsidRPr="00951ED1">
        <w:rPr>
          <w:rFonts w:cs="Calibri"/>
          <w:color w:val="000000"/>
          <w:sz w:val="24"/>
          <w:szCs w:val="24"/>
        </w:rPr>
        <w:t>.</w:t>
      </w:r>
      <w:r w:rsidR="00295A2B" w:rsidRPr="00951ED1">
        <w:rPr>
          <w:rFonts w:cs="Calibri"/>
          <w:color w:val="000000"/>
          <w:sz w:val="24"/>
          <w:szCs w:val="24"/>
        </w:rPr>
        <w:t xml:space="preserve"> Coupled with the transition towards broad spectrum LED lighting rich in short wavelengths that penetrate deeper in seawater, </w:t>
      </w:r>
      <w:r w:rsidR="00652FA6" w:rsidRPr="00951ED1">
        <w:rPr>
          <w:rFonts w:cs="Calibri"/>
          <w:color w:val="000000"/>
          <w:sz w:val="24"/>
          <w:szCs w:val="24"/>
        </w:rPr>
        <w:t xml:space="preserve">this </w:t>
      </w:r>
      <w:r w:rsidR="00295A2B" w:rsidRPr="00951ED1">
        <w:rPr>
          <w:rFonts w:cs="Calibri"/>
          <w:color w:val="000000"/>
          <w:sz w:val="24"/>
          <w:szCs w:val="24"/>
        </w:rPr>
        <w:t>global social and technological revolution</w:t>
      </w:r>
      <w:r w:rsidR="00652FA6" w:rsidRPr="00951ED1">
        <w:rPr>
          <w:rFonts w:cs="Calibri"/>
          <w:color w:val="000000"/>
          <w:sz w:val="24"/>
          <w:szCs w:val="24"/>
        </w:rPr>
        <w:t xml:space="preserve"> is </w:t>
      </w:r>
      <w:r w:rsidR="00295A2B" w:rsidRPr="00951ED1">
        <w:rPr>
          <w:rFonts w:cs="Calibri"/>
          <w:color w:val="000000"/>
          <w:sz w:val="24"/>
          <w:szCs w:val="24"/>
        </w:rPr>
        <w:t xml:space="preserve">likely elevating the </w:t>
      </w:r>
      <w:proofErr w:type="spellStart"/>
      <w:r w:rsidR="00097839" w:rsidRPr="00951ED1">
        <w:rPr>
          <w:rFonts w:cs="Calibri"/>
          <w:color w:val="000000"/>
          <w:sz w:val="24"/>
          <w:szCs w:val="24"/>
        </w:rPr>
        <w:t>nighttime</w:t>
      </w:r>
      <w:proofErr w:type="spellEnd"/>
      <w:r w:rsidR="00097839" w:rsidRPr="00951ED1">
        <w:rPr>
          <w:rFonts w:cs="Calibri"/>
          <w:color w:val="000000"/>
          <w:sz w:val="24"/>
          <w:szCs w:val="24"/>
        </w:rPr>
        <w:t xml:space="preserve"> </w:t>
      </w:r>
      <w:r w:rsidR="00295A2B" w:rsidRPr="00951ED1">
        <w:rPr>
          <w:rFonts w:cs="Calibri"/>
          <w:color w:val="000000"/>
          <w:sz w:val="24"/>
          <w:szCs w:val="24"/>
        </w:rPr>
        <w:t xml:space="preserve">exposure of </w:t>
      </w:r>
      <w:r w:rsidR="00097839" w:rsidRPr="00951ED1">
        <w:rPr>
          <w:rFonts w:cs="Calibri"/>
          <w:color w:val="000000"/>
          <w:sz w:val="24"/>
          <w:szCs w:val="24"/>
        </w:rPr>
        <w:t xml:space="preserve">coastal </w:t>
      </w:r>
      <w:r w:rsidR="008B7F98" w:rsidRPr="00951ED1">
        <w:rPr>
          <w:rFonts w:cs="Calibri"/>
          <w:color w:val="000000"/>
          <w:sz w:val="24"/>
          <w:szCs w:val="24"/>
        </w:rPr>
        <w:t xml:space="preserve">seafloor </w:t>
      </w:r>
      <w:r w:rsidR="00295A2B" w:rsidRPr="00951ED1">
        <w:rPr>
          <w:rFonts w:cs="Calibri"/>
          <w:color w:val="000000"/>
          <w:sz w:val="24"/>
          <w:szCs w:val="24"/>
        </w:rPr>
        <w:t xml:space="preserve">habitats to light pollution. A pivotal question remains </w:t>
      </w:r>
      <w:r w:rsidR="00BF7F26" w:rsidRPr="00951ED1">
        <w:rPr>
          <w:rFonts w:cs="Calibri"/>
          <w:color w:val="000000"/>
          <w:sz w:val="24"/>
          <w:szCs w:val="24"/>
        </w:rPr>
        <w:t xml:space="preserve">unanswered in establishing the likely ecological impacts of rising light pollution in marine ecosystems: Does </w:t>
      </w:r>
      <w:proofErr w:type="gramStart"/>
      <w:r w:rsidR="00BF7F26" w:rsidRPr="00951ED1">
        <w:rPr>
          <w:rFonts w:cs="Calibri"/>
          <w:color w:val="000000"/>
          <w:sz w:val="24"/>
          <w:szCs w:val="24"/>
        </w:rPr>
        <w:t>sufficient</w:t>
      </w:r>
      <w:proofErr w:type="gramEnd"/>
      <w:r w:rsidR="00BF7F26" w:rsidRPr="00951ED1">
        <w:rPr>
          <w:rFonts w:cs="Calibri"/>
          <w:color w:val="000000"/>
          <w:sz w:val="24"/>
          <w:szCs w:val="24"/>
        </w:rPr>
        <w:t xml:space="preserve"> light from </w:t>
      </w:r>
      <w:del w:id="3" w:author="Tim Smyth" w:date="2019-12-05T11:17:00Z">
        <w:r w:rsidR="00BF7F26" w:rsidRPr="00951ED1" w:rsidDel="00327FAA">
          <w:rPr>
            <w:rFonts w:cs="Calibri"/>
            <w:color w:val="000000"/>
            <w:sz w:val="24"/>
            <w:szCs w:val="24"/>
          </w:rPr>
          <w:delText>man-made</w:delText>
        </w:r>
      </w:del>
      <w:ins w:id="4" w:author="Tim Smyth" w:date="2019-12-05T11:17:00Z">
        <w:r w:rsidR="00327FAA">
          <w:rPr>
            <w:rFonts w:cs="Calibri"/>
            <w:color w:val="000000"/>
            <w:sz w:val="24"/>
            <w:szCs w:val="24"/>
          </w:rPr>
          <w:t>anthropogenic</w:t>
        </w:r>
      </w:ins>
      <w:r w:rsidR="00BF7F26" w:rsidRPr="00951ED1">
        <w:rPr>
          <w:rFonts w:cs="Calibri"/>
          <w:color w:val="000000"/>
          <w:sz w:val="24"/>
          <w:szCs w:val="24"/>
        </w:rPr>
        <w:t xml:space="preserve"> sources reach the seafloor to stimulate biological responses? Using a combination of mapping, and radiative transfer modelling </w:t>
      </w:r>
      <w:r w:rsidR="00361F61" w:rsidRPr="00951ED1">
        <w:rPr>
          <w:rFonts w:cs="Calibri"/>
          <w:color w:val="000000"/>
          <w:sz w:val="24"/>
          <w:szCs w:val="24"/>
        </w:rPr>
        <w:t xml:space="preserve">utilising in situ measurements of </w:t>
      </w:r>
      <w:r w:rsidR="00BF7F26" w:rsidRPr="00951ED1">
        <w:rPr>
          <w:rFonts w:cs="Calibri"/>
          <w:color w:val="000000"/>
          <w:sz w:val="24"/>
          <w:szCs w:val="24"/>
        </w:rPr>
        <w:t xml:space="preserve">optical </w:t>
      </w:r>
      <w:r w:rsidR="00FF03AD" w:rsidRPr="00951ED1">
        <w:rPr>
          <w:rFonts w:cs="Calibri"/>
          <w:color w:val="000000"/>
          <w:sz w:val="24"/>
          <w:szCs w:val="24"/>
        </w:rPr>
        <w:t>sea</w:t>
      </w:r>
      <w:r w:rsidR="00BF7F26" w:rsidRPr="00951ED1">
        <w:rPr>
          <w:rFonts w:cs="Calibri"/>
          <w:color w:val="000000"/>
          <w:sz w:val="24"/>
          <w:szCs w:val="24"/>
        </w:rPr>
        <w:t>water properties, we quantified artificial light exposure at the sea surface,</w:t>
      </w:r>
      <w:r w:rsidR="00361F61" w:rsidRPr="00951ED1">
        <w:rPr>
          <w:rFonts w:cs="Calibri"/>
          <w:color w:val="000000"/>
          <w:sz w:val="24"/>
          <w:szCs w:val="24"/>
        </w:rPr>
        <w:t xml:space="preserve"> beneath the sea surface, and at</w:t>
      </w:r>
      <w:r w:rsidR="00BF7F26" w:rsidRPr="00951ED1">
        <w:rPr>
          <w:rFonts w:cs="Calibri"/>
          <w:color w:val="000000"/>
          <w:sz w:val="24"/>
          <w:szCs w:val="24"/>
        </w:rPr>
        <w:t xml:space="preserve"> the sea floor of a</w:t>
      </w:r>
      <w:r w:rsidR="00361F61" w:rsidRPr="00951ED1">
        <w:rPr>
          <w:rFonts w:cs="Calibri"/>
          <w:color w:val="000000"/>
          <w:sz w:val="24"/>
          <w:szCs w:val="24"/>
        </w:rPr>
        <w:t>n</w:t>
      </w:r>
      <w:r w:rsidR="00BF7F26" w:rsidRPr="00951ED1">
        <w:rPr>
          <w:rFonts w:cs="Calibri"/>
          <w:color w:val="000000"/>
          <w:sz w:val="24"/>
          <w:szCs w:val="24"/>
        </w:rPr>
        <w:t xml:space="preserve"> urbanised temperate estuary</w:t>
      </w:r>
      <w:r w:rsidR="00FF03AD" w:rsidRPr="00951ED1">
        <w:rPr>
          <w:rFonts w:cs="Calibri"/>
          <w:color w:val="000000"/>
          <w:sz w:val="24"/>
          <w:szCs w:val="24"/>
        </w:rPr>
        <w:t xml:space="preserve"> bordered by an LED </w:t>
      </w:r>
      <w:r w:rsidR="001015CF" w:rsidRPr="00951ED1">
        <w:rPr>
          <w:rFonts w:cs="Calibri"/>
          <w:color w:val="000000"/>
          <w:sz w:val="24"/>
          <w:szCs w:val="24"/>
        </w:rPr>
        <w:t xml:space="preserve">lit </w:t>
      </w:r>
      <w:r w:rsidR="00FF03AD" w:rsidRPr="00951ED1">
        <w:rPr>
          <w:rFonts w:cs="Calibri"/>
          <w:color w:val="000000"/>
          <w:sz w:val="24"/>
          <w:szCs w:val="24"/>
        </w:rPr>
        <w:t>city</w:t>
      </w:r>
      <w:r w:rsidR="00BF7F26" w:rsidRPr="00951ED1">
        <w:rPr>
          <w:rFonts w:cs="Calibri"/>
          <w:color w:val="000000"/>
          <w:sz w:val="24"/>
          <w:szCs w:val="24"/>
        </w:rPr>
        <w:t xml:space="preserve">. </w:t>
      </w:r>
      <w:r w:rsidR="00FF03AD" w:rsidRPr="00951ED1">
        <w:rPr>
          <w:rFonts w:cs="Calibri"/>
          <w:color w:val="000000"/>
          <w:sz w:val="24"/>
          <w:szCs w:val="24"/>
        </w:rPr>
        <w:t xml:space="preserve">By </w:t>
      </w:r>
      <w:r w:rsidR="001015CF" w:rsidRPr="00951ED1">
        <w:rPr>
          <w:rFonts w:cs="Calibri"/>
          <w:color w:val="000000"/>
          <w:sz w:val="24"/>
          <w:szCs w:val="24"/>
        </w:rPr>
        <w:t xml:space="preserve">empirically </w:t>
      </w:r>
      <w:r w:rsidR="00FF03AD" w:rsidRPr="00951ED1">
        <w:rPr>
          <w:rFonts w:cs="Calibri"/>
          <w:color w:val="000000"/>
          <w:sz w:val="24"/>
          <w:szCs w:val="24"/>
        </w:rPr>
        <w:t xml:space="preserve">defining critical thresholds above which blue, green and red artificial light can be considered biologically relevant, we </w:t>
      </w:r>
      <w:r w:rsidR="00097839" w:rsidRPr="00951ED1">
        <w:rPr>
          <w:rFonts w:cs="Calibri"/>
          <w:color w:val="000000"/>
          <w:sz w:val="24"/>
          <w:szCs w:val="24"/>
        </w:rPr>
        <w:t xml:space="preserve">calculated </w:t>
      </w:r>
      <w:r w:rsidR="00361F61" w:rsidRPr="00951ED1">
        <w:rPr>
          <w:rFonts w:cs="Calibri"/>
          <w:color w:val="000000"/>
          <w:sz w:val="24"/>
          <w:szCs w:val="24"/>
        </w:rPr>
        <w:t>the three-</w:t>
      </w:r>
      <w:r w:rsidR="00FF03AD" w:rsidRPr="00951ED1">
        <w:rPr>
          <w:rFonts w:cs="Calibri"/>
          <w:color w:val="000000"/>
          <w:sz w:val="24"/>
          <w:szCs w:val="24"/>
        </w:rPr>
        <w:t xml:space="preserve">dimensional seafloor </w:t>
      </w:r>
      <w:r w:rsidR="00E40241" w:rsidRPr="00951ED1">
        <w:rPr>
          <w:rFonts w:cs="Calibri"/>
          <w:color w:val="000000"/>
          <w:sz w:val="24"/>
          <w:szCs w:val="24"/>
        </w:rPr>
        <w:t xml:space="preserve">area </w:t>
      </w:r>
      <w:r w:rsidR="00FF03AD" w:rsidRPr="00951ED1">
        <w:rPr>
          <w:rFonts w:cs="Calibri"/>
          <w:color w:val="000000"/>
          <w:sz w:val="24"/>
          <w:szCs w:val="24"/>
        </w:rPr>
        <w:t xml:space="preserve">exposed to ecological light pollution </w:t>
      </w:r>
      <w:r w:rsidR="00D43B7A" w:rsidRPr="00951ED1">
        <w:rPr>
          <w:rFonts w:cs="Calibri"/>
          <w:color w:val="000000"/>
          <w:sz w:val="24"/>
          <w:szCs w:val="24"/>
        </w:rPr>
        <w:t xml:space="preserve">across contrasting </w:t>
      </w:r>
      <w:r w:rsidR="00FF03AD" w:rsidRPr="00951ED1">
        <w:rPr>
          <w:rFonts w:cs="Calibri"/>
          <w:color w:val="000000"/>
          <w:sz w:val="24"/>
          <w:szCs w:val="24"/>
        </w:rPr>
        <w:t xml:space="preserve">tidal states and </w:t>
      </w:r>
      <w:r w:rsidR="00FF03AD" w:rsidRPr="00951ED1">
        <w:rPr>
          <w:rFonts w:cs="Calibri"/>
          <w:color w:val="000000"/>
          <w:sz w:val="24"/>
          <w:szCs w:val="24"/>
        </w:rPr>
        <w:lastRenderedPageBreak/>
        <w:t>meteorological conditions. Up to 76% of the three</w:t>
      </w:r>
      <w:ins w:id="5" w:author="Tim Smyth" w:date="2019-12-05T11:17:00Z">
        <w:r w:rsidR="00327FAA">
          <w:rPr>
            <w:rFonts w:cs="Calibri"/>
            <w:color w:val="000000"/>
            <w:sz w:val="24"/>
            <w:szCs w:val="24"/>
          </w:rPr>
          <w:t>-</w:t>
        </w:r>
      </w:ins>
      <w:del w:id="6" w:author="Tim Smyth" w:date="2019-12-05T11:17:00Z">
        <w:r w:rsidR="00FF03AD" w:rsidRPr="00951ED1" w:rsidDel="00327FAA">
          <w:rPr>
            <w:rFonts w:cs="Calibri"/>
            <w:color w:val="000000"/>
            <w:sz w:val="24"/>
            <w:szCs w:val="24"/>
          </w:rPr>
          <w:delText xml:space="preserve"> </w:delText>
        </w:r>
      </w:del>
      <w:r w:rsidR="00FF03AD" w:rsidRPr="00951ED1">
        <w:rPr>
          <w:rFonts w:cs="Calibri"/>
          <w:color w:val="000000"/>
          <w:sz w:val="24"/>
          <w:szCs w:val="24"/>
        </w:rPr>
        <w:t xml:space="preserve">dimensional seafloor area was exposed to biologically relevant light pollution. Exposure to green wavelengths was highest, while exposure to red wavelengths was nominal. Cloud cover increased sea surface exposure to artificial light, which coupled with tidal fluctuations created a highly variable artificial light environment for marine organisms. We conclude that </w:t>
      </w:r>
      <w:r w:rsidR="001015CF" w:rsidRPr="00951ED1">
        <w:rPr>
          <w:rFonts w:cs="Calibri"/>
          <w:color w:val="000000"/>
          <w:sz w:val="24"/>
          <w:szCs w:val="24"/>
        </w:rPr>
        <w:t xml:space="preserve">globally widespread </w:t>
      </w:r>
      <w:r w:rsidR="00FF03AD" w:rsidRPr="00951ED1">
        <w:rPr>
          <w:rFonts w:cs="Calibri"/>
          <w:color w:val="000000"/>
          <w:sz w:val="24"/>
          <w:szCs w:val="24"/>
        </w:rPr>
        <w:t xml:space="preserve">light pollution from coastal cities </w:t>
      </w:r>
      <w:r w:rsidR="00E40241" w:rsidRPr="00951ED1">
        <w:rPr>
          <w:rFonts w:cs="Calibri"/>
          <w:color w:val="000000"/>
          <w:sz w:val="24"/>
          <w:szCs w:val="24"/>
        </w:rPr>
        <w:t>result</w:t>
      </w:r>
      <w:r w:rsidR="00361F61" w:rsidRPr="00951ED1">
        <w:rPr>
          <w:rFonts w:cs="Calibri"/>
          <w:color w:val="000000"/>
          <w:sz w:val="24"/>
          <w:szCs w:val="24"/>
        </w:rPr>
        <w:t>s</w:t>
      </w:r>
      <w:r w:rsidR="00E40241" w:rsidRPr="00951ED1">
        <w:rPr>
          <w:rFonts w:cs="Calibri"/>
          <w:color w:val="000000"/>
          <w:sz w:val="24"/>
          <w:szCs w:val="24"/>
        </w:rPr>
        <w:t xml:space="preserve"> in</w:t>
      </w:r>
      <w:r w:rsidR="001015CF" w:rsidRPr="00951ED1">
        <w:rPr>
          <w:rFonts w:cs="Calibri"/>
          <w:color w:val="000000"/>
          <w:sz w:val="24"/>
          <w:szCs w:val="24"/>
        </w:rPr>
        <w:t xml:space="preserve"> </w:t>
      </w:r>
      <w:r w:rsidR="00FF03AD" w:rsidRPr="00951ED1">
        <w:rPr>
          <w:rFonts w:cs="Calibri"/>
          <w:color w:val="000000"/>
          <w:sz w:val="24"/>
          <w:szCs w:val="24"/>
        </w:rPr>
        <w:t xml:space="preserve">biologically relevant </w:t>
      </w:r>
      <w:r w:rsidR="001015CF" w:rsidRPr="00951ED1">
        <w:rPr>
          <w:rFonts w:cs="Calibri"/>
          <w:color w:val="000000"/>
          <w:sz w:val="24"/>
          <w:szCs w:val="24"/>
        </w:rPr>
        <w:t xml:space="preserve">artificial light </w:t>
      </w:r>
      <w:r w:rsidR="00E40241" w:rsidRPr="00951ED1">
        <w:rPr>
          <w:rFonts w:cs="Calibri"/>
          <w:color w:val="000000"/>
          <w:sz w:val="24"/>
          <w:szCs w:val="24"/>
        </w:rPr>
        <w:t xml:space="preserve">exposure </w:t>
      </w:r>
      <w:r w:rsidR="00FF03AD" w:rsidRPr="00951ED1">
        <w:rPr>
          <w:rFonts w:cs="Calibri"/>
          <w:color w:val="000000"/>
          <w:sz w:val="24"/>
          <w:szCs w:val="24"/>
        </w:rPr>
        <w:t>on the seafloo</w:t>
      </w:r>
      <w:r w:rsidR="001015CF" w:rsidRPr="00951ED1">
        <w:rPr>
          <w:rFonts w:cs="Calibri"/>
          <w:color w:val="000000"/>
          <w:sz w:val="24"/>
          <w:szCs w:val="24"/>
        </w:rPr>
        <w:t>r of adjacent coastal habitats.</w:t>
      </w:r>
      <w:r w:rsidR="008B7F98" w:rsidRPr="00951ED1">
        <w:rPr>
          <w:rFonts w:cs="Calibri"/>
          <w:color w:val="000000"/>
          <w:sz w:val="24"/>
          <w:szCs w:val="24"/>
        </w:rPr>
        <w:t xml:space="preserve"> A comprehensive understanding of the consequences of illuminating seafloor ecosystems </w:t>
      </w:r>
      <w:commentRangeStart w:id="7"/>
      <w:ins w:id="8" w:author="Tim Smyth" w:date="2019-12-05T11:18:00Z">
        <w:r w:rsidR="00327FAA">
          <w:rPr>
            <w:rFonts w:cs="Calibri"/>
            <w:color w:val="000000"/>
            <w:sz w:val="24"/>
            <w:szCs w:val="24"/>
          </w:rPr>
          <w:t xml:space="preserve">globally </w:t>
        </w:r>
        <w:commentRangeEnd w:id="7"/>
        <w:r w:rsidR="00327FAA">
          <w:rPr>
            <w:rStyle w:val="CommentReference"/>
          </w:rPr>
          <w:commentReference w:id="7"/>
        </w:r>
      </w:ins>
      <w:r w:rsidR="008B7F98" w:rsidRPr="00951ED1">
        <w:rPr>
          <w:rFonts w:cs="Calibri"/>
          <w:color w:val="000000"/>
          <w:sz w:val="24"/>
          <w:szCs w:val="24"/>
        </w:rPr>
        <w:t>is urgently needed.</w:t>
      </w:r>
    </w:p>
    <w:p w14:paraId="3D6526D7" w14:textId="77777777" w:rsidR="00112F22" w:rsidRPr="00951ED1" w:rsidRDefault="002040B6" w:rsidP="00951ED1">
      <w:pPr>
        <w:pStyle w:val="Heading1"/>
      </w:pPr>
      <w:r w:rsidRPr="00951ED1">
        <w:t>Introduction</w:t>
      </w:r>
    </w:p>
    <w:p w14:paraId="6C8FD228" w14:textId="295B967D" w:rsidR="000470AF" w:rsidRPr="00951ED1" w:rsidRDefault="00053569" w:rsidP="00F33708">
      <w:pPr>
        <w:autoSpaceDE w:val="0"/>
        <w:autoSpaceDN w:val="0"/>
        <w:adjustRightInd w:val="0"/>
        <w:spacing w:line="480" w:lineRule="auto"/>
        <w:jc w:val="both"/>
        <w:rPr>
          <w:rFonts w:cs="Calibri"/>
          <w:sz w:val="24"/>
          <w:szCs w:val="24"/>
        </w:rPr>
      </w:pPr>
      <w:r w:rsidRPr="00951ED1">
        <w:rPr>
          <w:rFonts w:cs="Calibri"/>
          <w:sz w:val="24"/>
          <w:szCs w:val="24"/>
        </w:rPr>
        <w:t xml:space="preserve">The potential for </w:t>
      </w:r>
      <w:r w:rsidR="002F05F4" w:rsidRPr="00951ED1">
        <w:rPr>
          <w:rFonts w:cs="Calibri"/>
          <w:sz w:val="24"/>
          <w:szCs w:val="24"/>
        </w:rPr>
        <w:t>artificial light at night</w:t>
      </w:r>
      <w:r w:rsidRPr="00951ED1">
        <w:rPr>
          <w:rFonts w:cs="Calibri"/>
          <w:sz w:val="24"/>
          <w:szCs w:val="24"/>
        </w:rPr>
        <w:t xml:space="preserve"> </w:t>
      </w:r>
      <w:r w:rsidR="00B15D62" w:rsidRPr="00951ED1">
        <w:rPr>
          <w:rFonts w:cs="Calibri"/>
          <w:sz w:val="24"/>
          <w:szCs w:val="24"/>
        </w:rPr>
        <w:t xml:space="preserve">(ALAN) </w:t>
      </w:r>
      <w:r w:rsidR="00112F22" w:rsidRPr="00951ED1">
        <w:rPr>
          <w:rFonts w:cs="Calibri"/>
          <w:sz w:val="24"/>
          <w:szCs w:val="24"/>
        </w:rPr>
        <w:t>t</w:t>
      </w:r>
      <w:r w:rsidRPr="00951ED1">
        <w:rPr>
          <w:rFonts w:cs="Calibri"/>
          <w:sz w:val="24"/>
          <w:szCs w:val="24"/>
        </w:rPr>
        <w:t>o reshape the ecology of marine habitats</w:t>
      </w:r>
      <w:r w:rsidR="00112F22" w:rsidRPr="00951ED1">
        <w:rPr>
          <w:rFonts w:cs="Calibri"/>
          <w:sz w:val="24"/>
          <w:szCs w:val="24"/>
        </w:rPr>
        <w:t xml:space="preserve"> is increasingly recognised</w:t>
      </w:r>
      <w:r w:rsidR="00C14DEC" w:rsidRPr="00951ED1">
        <w:rPr>
          <w:rFonts w:cs="Calibri"/>
          <w:sz w:val="24"/>
          <w:szCs w:val="24"/>
        </w:rPr>
        <w:t xml:space="preserve"> </w:t>
      </w:r>
      <w:r w:rsidR="00843440" w:rsidRPr="00951ED1">
        <w:rPr>
          <w:rFonts w:cs="Calibri"/>
          <w:noProof/>
          <w:sz w:val="24"/>
          <w:szCs w:val="24"/>
        </w:rPr>
        <w:t>(Davies</w:t>
      </w:r>
      <w:r w:rsidR="006E341D" w:rsidRPr="00951ED1">
        <w:rPr>
          <w:rFonts w:cs="Calibri"/>
          <w:noProof/>
          <w:sz w:val="24"/>
          <w:szCs w:val="24"/>
        </w:rPr>
        <w:t xml:space="preserve"> et al.</w:t>
      </w:r>
      <w:r w:rsidR="00126877" w:rsidRPr="00951ED1">
        <w:rPr>
          <w:rFonts w:cs="Calibri"/>
          <w:noProof/>
          <w:sz w:val="24"/>
          <w:szCs w:val="24"/>
        </w:rPr>
        <w:t>,</w:t>
      </w:r>
      <w:r w:rsidR="006E341D" w:rsidRPr="00951ED1">
        <w:rPr>
          <w:rFonts w:cs="Calibri"/>
          <w:noProof/>
          <w:sz w:val="24"/>
          <w:szCs w:val="24"/>
        </w:rPr>
        <w:t xml:space="preserve">  </w:t>
      </w:r>
      <w:r w:rsidR="00843440" w:rsidRPr="00951ED1">
        <w:rPr>
          <w:rFonts w:cs="Calibri"/>
          <w:noProof/>
          <w:sz w:val="24"/>
          <w:szCs w:val="24"/>
        </w:rPr>
        <w:t>2014; Zapata</w:t>
      </w:r>
      <w:r w:rsidR="006E341D" w:rsidRPr="00951ED1">
        <w:rPr>
          <w:rFonts w:cs="Calibri"/>
          <w:noProof/>
          <w:sz w:val="24"/>
          <w:szCs w:val="24"/>
        </w:rPr>
        <w:t xml:space="preserve"> et al.</w:t>
      </w:r>
      <w:r w:rsidR="00126877" w:rsidRPr="00951ED1">
        <w:rPr>
          <w:rFonts w:cs="Calibri"/>
          <w:noProof/>
          <w:sz w:val="24"/>
          <w:szCs w:val="24"/>
        </w:rPr>
        <w:t>,</w:t>
      </w:r>
      <w:r w:rsidR="006E341D" w:rsidRPr="00951ED1">
        <w:rPr>
          <w:rFonts w:cs="Calibri"/>
          <w:noProof/>
          <w:sz w:val="24"/>
          <w:szCs w:val="24"/>
        </w:rPr>
        <w:t xml:space="preserve"> </w:t>
      </w:r>
      <w:r w:rsidR="00843440" w:rsidRPr="00951ED1">
        <w:rPr>
          <w:rFonts w:cs="Calibri"/>
          <w:noProof/>
          <w:sz w:val="24"/>
          <w:szCs w:val="24"/>
        </w:rPr>
        <w:t xml:space="preserve"> 2019)</w:t>
      </w:r>
      <w:r w:rsidR="009F3B86" w:rsidRPr="00951ED1">
        <w:rPr>
          <w:rFonts w:cs="Calibri"/>
          <w:sz w:val="24"/>
          <w:szCs w:val="24"/>
        </w:rPr>
        <w:t>,</w:t>
      </w:r>
      <w:r w:rsidR="00112F22" w:rsidRPr="00951ED1">
        <w:rPr>
          <w:rFonts w:cs="Calibri"/>
          <w:sz w:val="24"/>
          <w:szCs w:val="24"/>
        </w:rPr>
        <w:t xml:space="preserve"> and an emergent focus </w:t>
      </w:r>
      <w:r w:rsidR="00336187" w:rsidRPr="00951ED1">
        <w:rPr>
          <w:rFonts w:cs="Calibri"/>
          <w:sz w:val="24"/>
          <w:szCs w:val="24"/>
        </w:rPr>
        <w:t xml:space="preserve">of </w:t>
      </w:r>
      <w:r w:rsidR="00112F22" w:rsidRPr="00951ED1">
        <w:rPr>
          <w:rFonts w:cs="Calibri"/>
          <w:sz w:val="24"/>
          <w:szCs w:val="24"/>
        </w:rPr>
        <w:t>research</w:t>
      </w:r>
      <w:r w:rsidR="00194041" w:rsidRPr="00951ED1">
        <w:rPr>
          <w:rFonts w:cs="Calibri"/>
          <w:sz w:val="24"/>
          <w:szCs w:val="24"/>
        </w:rPr>
        <w:t xml:space="preserve"> </w:t>
      </w:r>
      <w:r w:rsidR="00843440" w:rsidRPr="00951ED1">
        <w:rPr>
          <w:rFonts w:cs="Calibri"/>
          <w:noProof/>
          <w:sz w:val="24"/>
          <w:szCs w:val="24"/>
        </w:rPr>
        <w:t>(Becker</w:t>
      </w:r>
      <w:r w:rsidR="006E341D" w:rsidRPr="00951ED1">
        <w:rPr>
          <w:rFonts w:cs="Calibri"/>
          <w:noProof/>
          <w:sz w:val="24"/>
          <w:szCs w:val="24"/>
        </w:rPr>
        <w:t xml:space="preserve"> et al.</w:t>
      </w:r>
      <w:r w:rsidR="00126877" w:rsidRPr="00951ED1">
        <w:rPr>
          <w:rFonts w:cs="Calibri"/>
          <w:noProof/>
          <w:sz w:val="24"/>
          <w:szCs w:val="24"/>
        </w:rPr>
        <w:t>,</w:t>
      </w:r>
      <w:r w:rsidR="006E341D" w:rsidRPr="00951ED1">
        <w:rPr>
          <w:rFonts w:cs="Calibri"/>
          <w:noProof/>
          <w:sz w:val="24"/>
          <w:szCs w:val="24"/>
        </w:rPr>
        <w:t xml:space="preserve"> </w:t>
      </w:r>
      <w:r w:rsidR="00843440" w:rsidRPr="00951ED1">
        <w:rPr>
          <w:rFonts w:cs="Calibri"/>
          <w:noProof/>
          <w:sz w:val="24"/>
          <w:szCs w:val="24"/>
        </w:rPr>
        <w:t xml:space="preserve"> 2012a; Bolton et al., 2017; Davies</w:t>
      </w:r>
      <w:r w:rsidR="006E341D" w:rsidRPr="00951ED1">
        <w:rPr>
          <w:rFonts w:cs="Calibri"/>
          <w:noProof/>
          <w:sz w:val="24"/>
          <w:szCs w:val="24"/>
        </w:rPr>
        <w:t xml:space="preserve"> et al.</w:t>
      </w:r>
      <w:r w:rsidR="00126877" w:rsidRPr="00951ED1">
        <w:rPr>
          <w:rFonts w:cs="Calibri"/>
          <w:noProof/>
          <w:sz w:val="24"/>
          <w:szCs w:val="24"/>
        </w:rPr>
        <w:t>,</w:t>
      </w:r>
      <w:r w:rsidR="00843440" w:rsidRPr="00951ED1">
        <w:rPr>
          <w:rFonts w:cs="Calibri"/>
          <w:noProof/>
          <w:sz w:val="24"/>
          <w:szCs w:val="24"/>
        </w:rPr>
        <w:t xml:space="preserve"> 2015; Ludvigsen et al., 2018; Pulgar et al., 2019)</w:t>
      </w:r>
      <w:r w:rsidR="00194041" w:rsidRPr="00951ED1">
        <w:rPr>
          <w:rFonts w:cs="Calibri"/>
          <w:sz w:val="24"/>
          <w:szCs w:val="24"/>
        </w:rPr>
        <w:t>.</w:t>
      </w:r>
      <w:r w:rsidR="005A13DF" w:rsidRPr="00951ED1">
        <w:rPr>
          <w:rFonts w:cs="Calibri"/>
          <w:sz w:val="24"/>
          <w:szCs w:val="24"/>
        </w:rPr>
        <w:t xml:space="preserve"> Artificial light </w:t>
      </w:r>
      <w:r w:rsidR="008B51E7" w:rsidRPr="00951ED1">
        <w:rPr>
          <w:rFonts w:cs="Calibri"/>
          <w:sz w:val="24"/>
          <w:szCs w:val="24"/>
        </w:rPr>
        <w:t>can be detected</w:t>
      </w:r>
      <w:r w:rsidR="00BD0554" w:rsidRPr="00951ED1">
        <w:rPr>
          <w:rFonts w:cs="Calibri"/>
          <w:sz w:val="24"/>
          <w:szCs w:val="24"/>
        </w:rPr>
        <w:t xml:space="preserve"> </w:t>
      </w:r>
      <w:r w:rsidR="008B51E7" w:rsidRPr="00951ED1">
        <w:rPr>
          <w:rFonts w:cs="Calibri"/>
          <w:sz w:val="24"/>
          <w:szCs w:val="24"/>
        </w:rPr>
        <w:t xml:space="preserve">above </w:t>
      </w:r>
      <w:r w:rsidR="005A13DF" w:rsidRPr="00951ED1">
        <w:rPr>
          <w:rFonts w:cs="Calibri"/>
          <w:sz w:val="24"/>
          <w:szCs w:val="24"/>
        </w:rPr>
        <w:t xml:space="preserve">22% of the world’s coasts nightly </w:t>
      </w:r>
      <w:r w:rsidR="00843440" w:rsidRPr="00951ED1">
        <w:rPr>
          <w:rFonts w:cs="Calibri"/>
          <w:noProof/>
          <w:sz w:val="24"/>
          <w:szCs w:val="24"/>
        </w:rPr>
        <w:t>(Davies et al., 2014)</w:t>
      </w:r>
      <w:r w:rsidR="005A13DF" w:rsidRPr="00951ED1">
        <w:rPr>
          <w:rFonts w:cs="Calibri"/>
          <w:sz w:val="24"/>
          <w:szCs w:val="24"/>
        </w:rPr>
        <w:t xml:space="preserve">, and will dramatically increase as coastal human populations more than double by year 2060 </w:t>
      </w:r>
      <w:r w:rsidR="005A13DF" w:rsidRPr="00951ED1">
        <w:rPr>
          <w:rFonts w:cs="Calibri"/>
          <w:noProof/>
          <w:sz w:val="24"/>
          <w:szCs w:val="24"/>
        </w:rPr>
        <w:t>(Neumann</w:t>
      </w:r>
      <w:r w:rsidR="006E341D" w:rsidRPr="00951ED1">
        <w:rPr>
          <w:rFonts w:cs="Calibri"/>
          <w:noProof/>
          <w:sz w:val="24"/>
          <w:szCs w:val="24"/>
        </w:rPr>
        <w:t xml:space="preserve"> et al.</w:t>
      </w:r>
      <w:r w:rsidR="00126877" w:rsidRPr="00951ED1">
        <w:rPr>
          <w:rFonts w:cs="Calibri"/>
          <w:noProof/>
          <w:sz w:val="24"/>
          <w:szCs w:val="24"/>
        </w:rPr>
        <w:t>,</w:t>
      </w:r>
      <w:r w:rsidR="006E341D" w:rsidRPr="00951ED1">
        <w:rPr>
          <w:rFonts w:cs="Calibri"/>
          <w:noProof/>
          <w:sz w:val="24"/>
          <w:szCs w:val="24"/>
        </w:rPr>
        <w:t xml:space="preserve"> </w:t>
      </w:r>
      <w:r w:rsidR="005A13DF" w:rsidRPr="00951ED1">
        <w:rPr>
          <w:rFonts w:cs="Calibri"/>
          <w:noProof/>
          <w:sz w:val="24"/>
          <w:szCs w:val="24"/>
        </w:rPr>
        <w:t xml:space="preserve"> 2015)</w:t>
      </w:r>
      <w:r w:rsidR="005A13DF" w:rsidRPr="00951ED1">
        <w:rPr>
          <w:rFonts w:cs="Calibri"/>
          <w:sz w:val="24"/>
          <w:szCs w:val="24"/>
        </w:rPr>
        <w:t>.</w:t>
      </w:r>
    </w:p>
    <w:p w14:paraId="647E3061" w14:textId="71DB037D" w:rsidR="001A3393" w:rsidRPr="00951ED1" w:rsidRDefault="002F05F4" w:rsidP="00F33708">
      <w:pPr>
        <w:pStyle w:val="ListParagraph"/>
        <w:spacing w:line="480" w:lineRule="auto"/>
        <w:ind w:left="0"/>
        <w:jc w:val="both"/>
        <w:rPr>
          <w:rFonts w:cs="Calibri"/>
          <w:color w:val="000000"/>
          <w:sz w:val="24"/>
          <w:szCs w:val="24"/>
        </w:rPr>
      </w:pPr>
      <w:r w:rsidRPr="00951ED1">
        <w:rPr>
          <w:rFonts w:cs="Calibri"/>
          <w:color w:val="000000"/>
          <w:sz w:val="24"/>
          <w:szCs w:val="24"/>
        </w:rPr>
        <w:t xml:space="preserve">Given the low levels of artificial light that </w:t>
      </w:r>
      <w:r w:rsidR="005A13DF" w:rsidRPr="00951ED1">
        <w:rPr>
          <w:rFonts w:cs="Calibri"/>
          <w:color w:val="000000"/>
          <w:sz w:val="24"/>
          <w:szCs w:val="24"/>
        </w:rPr>
        <w:t>likely reach the seafloor, it seems</w:t>
      </w:r>
      <w:r w:rsidRPr="00951ED1">
        <w:rPr>
          <w:rFonts w:cs="Calibri"/>
          <w:color w:val="000000"/>
          <w:sz w:val="24"/>
          <w:szCs w:val="24"/>
        </w:rPr>
        <w:t xml:space="preserve"> intuitive to suggest that light pollution is not </w:t>
      </w:r>
      <w:r w:rsidR="00D43B7A" w:rsidRPr="00951ED1">
        <w:rPr>
          <w:rFonts w:cs="Calibri"/>
          <w:color w:val="000000"/>
          <w:sz w:val="24"/>
          <w:szCs w:val="24"/>
        </w:rPr>
        <w:t>a</w:t>
      </w:r>
      <w:r w:rsidRPr="00951ED1">
        <w:rPr>
          <w:rFonts w:cs="Calibri"/>
          <w:color w:val="000000"/>
          <w:sz w:val="24"/>
          <w:szCs w:val="24"/>
        </w:rPr>
        <w:t xml:space="preserve"> concern in marine ecosystems. </w:t>
      </w:r>
      <w:r w:rsidR="00194041" w:rsidRPr="00951ED1">
        <w:rPr>
          <w:rFonts w:cs="Calibri"/>
          <w:color w:val="000000"/>
          <w:sz w:val="24"/>
          <w:szCs w:val="24"/>
        </w:rPr>
        <w:t>M</w:t>
      </w:r>
      <w:r w:rsidR="002040B6" w:rsidRPr="00951ED1">
        <w:rPr>
          <w:rFonts w:cs="Calibri"/>
          <w:color w:val="000000"/>
          <w:sz w:val="24"/>
          <w:szCs w:val="24"/>
        </w:rPr>
        <w:t xml:space="preserve">arine organisms </w:t>
      </w:r>
      <w:r w:rsidR="00194041" w:rsidRPr="00951ED1">
        <w:rPr>
          <w:rFonts w:cs="Calibri"/>
          <w:color w:val="000000"/>
          <w:sz w:val="24"/>
          <w:szCs w:val="24"/>
        </w:rPr>
        <w:t xml:space="preserve">are </w:t>
      </w:r>
      <w:r w:rsidRPr="00951ED1">
        <w:rPr>
          <w:rFonts w:cs="Calibri"/>
          <w:color w:val="000000"/>
          <w:sz w:val="24"/>
          <w:szCs w:val="24"/>
        </w:rPr>
        <w:t xml:space="preserve">however, </w:t>
      </w:r>
      <w:r w:rsidR="00194041" w:rsidRPr="00951ED1">
        <w:rPr>
          <w:rFonts w:cs="Calibri"/>
          <w:color w:val="000000"/>
          <w:sz w:val="24"/>
          <w:szCs w:val="24"/>
        </w:rPr>
        <w:t xml:space="preserve">evolutionary adapted for detecting </w:t>
      </w:r>
      <w:r w:rsidR="00BD0554" w:rsidRPr="00951ED1">
        <w:rPr>
          <w:rFonts w:cs="Calibri"/>
          <w:color w:val="000000"/>
          <w:sz w:val="24"/>
          <w:szCs w:val="24"/>
        </w:rPr>
        <w:t xml:space="preserve">natural light of low intensity, distinct </w:t>
      </w:r>
      <w:r w:rsidR="00194041" w:rsidRPr="00951ED1">
        <w:rPr>
          <w:rFonts w:cs="Calibri"/>
          <w:color w:val="000000"/>
          <w:sz w:val="24"/>
          <w:szCs w:val="24"/>
        </w:rPr>
        <w:t xml:space="preserve">spectra and </w:t>
      </w:r>
      <w:r w:rsidR="00BD0554" w:rsidRPr="00951ED1">
        <w:rPr>
          <w:rFonts w:cs="Calibri"/>
          <w:color w:val="000000"/>
          <w:sz w:val="24"/>
          <w:szCs w:val="24"/>
        </w:rPr>
        <w:t xml:space="preserve">regular </w:t>
      </w:r>
      <w:r w:rsidR="00194041" w:rsidRPr="00951ED1">
        <w:rPr>
          <w:rFonts w:cs="Calibri"/>
          <w:color w:val="000000"/>
          <w:sz w:val="24"/>
          <w:szCs w:val="24"/>
        </w:rPr>
        <w:t>cycles</w:t>
      </w:r>
      <w:r w:rsidR="00146698" w:rsidRPr="00951ED1">
        <w:rPr>
          <w:rFonts w:cs="Calibri"/>
          <w:color w:val="000000"/>
          <w:sz w:val="24"/>
          <w:szCs w:val="24"/>
        </w:rPr>
        <w:t xml:space="preserve">. </w:t>
      </w:r>
      <w:r w:rsidR="002040B6" w:rsidRPr="00951ED1">
        <w:rPr>
          <w:rFonts w:cs="Calibri"/>
          <w:color w:val="000000"/>
          <w:sz w:val="24"/>
          <w:szCs w:val="24"/>
        </w:rPr>
        <w:t>To</w:t>
      </w:r>
      <w:r w:rsidR="00146698" w:rsidRPr="00951ED1">
        <w:rPr>
          <w:rFonts w:cs="Calibri"/>
          <w:color w:val="000000"/>
          <w:sz w:val="24"/>
          <w:szCs w:val="24"/>
        </w:rPr>
        <w:t xml:space="preserve"> give some examples</w:t>
      </w:r>
      <w:r w:rsidR="002040B6" w:rsidRPr="00951ED1">
        <w:rPr>
          <w:rFonts w:cs="Calibri"/>
          <w:color w:val="000000"/>
          <w:sz w:val="24"/>
          <w:szCs w:val="24"/>
        </w:rPr>
        <w:t xml:space="preserve">, </w:t>
      </w:r>
      <w:r w:rsidR="0002418D" w:rsidRPr="00951ED1">
        <w:rPr>
          <w:rFonts w:cs="Calibri"/>
          <w:i/>
          <w:color w:val="000000"/>
          <w:sz w:val="24"/>
          <w:szCs w:val="24"/>
        </w:rPr>
        <w:t xml:space="preserve">Calanus </w:t>
      </w:r>
      <w:r w:rsidR="008B51E7" w:rsidRPr="00951ED1">
        <w:rPr>
          <w:rFonts w:cs="Calibri"/>
          <w:color w:val="000000"/>
          <w:sz w:val="24"/>
          <w:szCs w:val="24"/>
        </w:rPr>
        <w:t>copepods</w:t>
      </w:r>
      <w:r w:rsidR="00146698" w:rsidRPr="00951ED1">
        <w:rPr>
          <w:rFonts w:cs="Calibri"/>
          <w:color w:val="000000"/>
          <w:sz w:val="24"/>
          <w:szCs w:val="24"/>
        </w:rPr>
        <w:t xml:space="preserve"> undergo diel vertical migration to depths of 50m guided only by variations in moonlight intensity during the </w:t>
      </w:r>
      <w:r w:rsidR="00D1139B" w:rsidRPr="00951ED1">
        <w:rPr>
          <w:rFonts w:cs="Calibri"/>
          <w:color w:val="000000"/>
          <w:sz w:val="24"/>
          <w:szCs w:val="24"/>
        </w:rPr>
        <w:t>A</w:t>
      </w:r>
      <w:r w:rsidR="00146698" w:rsidRPr="00951ED1">
        <w:rPr>
          <w:rFonts w:cs="Calibri"/>
          <w:color w:val="000000"/>
          <w:sz w:val="24"/>
          <w:szCs w:val="24"/>
        </w:rPr>
        <w:t>rctic winter</w:t>
      </w:r>
      <w:r w:rsidR="00D84DC8" w:rsidRPr="00951ED1">
        <w:rPr>
          <w:rFonts w:cs="Calibri"/>
          <w:color w:val="000000"/>
          <w:sz w:val="24"/>
          <w:szCs w:val="24"/>
        </w:rPr>
        <w:t xml:space="preserve"> </w:t>
      </w:r>
      <w:r w:rsidR="00D84DC8" w:rsidRPr="00951ED1">
        <w:rPr>
          <w:rFonts w:cs="Calibri"/>
          <w:noProof/>
          <w:color w:val="000000"/>
          <w:sz w:val="24"/>
          <w:szCs w:val="24"/>
        </w:rPr>
        <w:t>(Båtnes</w:t>
      </w:r>
      <w:r w:rsidR="006E341D" w:rsidRPr="00951ED1">
        <w:rPr>
          <w:rFonts w:cs="Calibri"/>
          <w:noProof/>
          <w:color w:val="000000"/>
          <w:sz w:val="24"/>
          <w:szCs w:val="24"/>
        </w:rPr>
        <w:t xml:space="preserve"> et al.</w:t>
      </w:r>
      <w:r w:rsidR="00126877" w:rsidRPr="00951ED1">
        <w:rPr>
          <w:rFonts w:cs="Calibri"/>
          <w:noProof/>
          <w:color w:val="000000"/>
          <w:sz w:val="24"/>
          <w:szCs w:val="24"/>
        </w:rPr>
        <w:t>,</w:t>
      </w:r>
      <w:r w:rsidR="006E341D" w:rsidRPr="00951ED1">
        <w:rPr>
          <w:rFonts w:cs="Calibri"/>
          <w:noProof/>
          <w:color w:val="000000"/>
          <w:sz w:val="24"/>
          <w:szCs w:val="24"/>
        </w:rPr>
        <w:t xml:space="preserve"> </w:t>
      </w:r>
      <w:r w:rsidR="00D84DC8" w:rsidRPr="00951ED1">
        <w:rPr>
          <w:rFonts w:cs="Calibri"/>
          <w:noProof/>
          <w:color w:val="000000"/>
          <w:sz w:val="24"/>
          <w:szCs w:val="24"/>
        </w:rPr>
        <w:t>2013; Last</w:t>
      </w:r>
      <w:r w:rsidR="006E341D" w:rsidRPr="00951ED1">
        <w:rPr>
          <w:rFonts w:cs="Calibri"/>
          <w:noProof/>
          <w:color w:val="000000"/>
          <w:sz w:val="24"/>
          <w:szCs w:val="24"/>
        </w:rPr>
        <w:t xml:space="preserve"> et al.</w:t>
      </w:r>
      <w:r w:rsidR="00126877" w:rsidRPr="00951ED1">
        <w:rPr>
          <w:rFonts w:cs="Calibri"/>
          <w:noProof/>
          <w:color w:val="000000"/>
          <w:sz w:val="24"/>
          <w:szCs w:val="24"/>
        </w:rPr>
        <w:t>,</w:t>
      </w:r>
      <w:r w:rsidR="00D84DC8" w:rsidRPr="00951ED1">
        <w:rPr>
          <w:rFonts w:cs="Calibri"/>
          <w:noProof/>
          <w:color w:val="000000"/>
          <w:sz w:val="24"/>
          <w:szCs w:val="24"/>
        </w:rPr>
        <w:t xml:space="preserve"> 2016)</w:t>
      </w:r>
      <w:r w:rsidR="00146698" w:rsidRPr="00951ED1">
        <w:rPr>
          <w:rFonts w:cs="Calibri"/>
          <w:color w:val="000000"/>
          <w:sz w:val="24"/>
          <w:szCs w:val="24"/>
        </w:rPr>
        <w:t>; the larvae of some sessile invertebrates move and identify suitable settlement locations guided by light levels equivalent to moonless overcast nights</w:t>
      </w:r>
      <w:r w:rsidRPr="00951ED1">
        <w:rPr>
          <w:rFonts w:cs="Calibri"/>
          <w:color w:val="000000"/>
          <w:sz w:val="24"/>
          <w:szCs w:val="24"/>
        </w:rPr>
        <w:t xml:space="preserve"> </w:t>
      </w:r>
      <w:r w:rsidR="000470AF" w:rsidRPr="00951ED1">
        <w:rPr>
          <w:rFonts w:cs="Calibri"/>
          <w:noProof/>
          <w:color w:val="000000"/>
          <w:sz w:val="24"/>
          <w:szCs w:val="24"/>
        </w:rPr>
        <w:t>(Crisp &amp; Ritz, 1973)</w:t>
      </w:r>
      <w:r w:rsidR="00146698" w:rsidRPr="00951ED1">
        <w:rPr>
          <w:rFonts w:cs="Calibri"/>
          <w:color w:val="000000"/>
          <w:sz w:val="24"/>
          <w:szCs w:val="24"/>
        </w:rPr>
        <w:t xml:space="preserve">; and polychaete worms, corals and echinoderms synchronise broadcast spawning </w:t>
      </w:r>
      <w:r w:rsidR="00146698" w:rsidRPr="00951ED1">
        <w:rPr>
          <w:rFonts w:cs="Calibri"/>
          <w:color w:val="000000"/>
          <w:sz w:val="24"/>
          <w:szCs w:val="24"/>
        </w:rPr>
        <w:lastRenderedPageBreak/>
        <w:t>events using monthly and annual variations in lunar light intensity</w:t>
      </w:r>
      <w:r w:rsidR="00194041" w:rsidRPr="00951ED1">
        <w:rPr>
          <w:rFonts w:cs="Calibri"/>
          <w:color w:val="000000"/>
          <w:sz w:val="24"/>
          <w:szCs w:val="24"/>
        </w:rPr>
        <w:t xml:space="preserve"> </w:t>
      </w:r>
      <w:r w:rsidR="000470AF" w:rsidRPr="00951ED1">
        <w:rPr>
          <w:rFonts w:cs="Calibri"/>
          <w:noProof/>
          <w:color w:val="000000"/>
          <w:sz w:val="24"/>
          <w:szCs w:val="24"/>
        </w:rPr>
        <w:t>(Naylor, 1999)</w:t>
      </w:r>
      <w:r w:rsidR="00146698" w:rsidRPr="00951ED1">
        <w:rPr>
          <w:rFonts w:cs="Calibri"/>
          <w:color w:val="000000"/>
          <w:sz w:val="24"/>
          <w:szCs w:val="24"/>
        </w:rPr>
        <w:t xml:space="preserve">. </w:t>
      </w:r>
      <w:ins w:id="9" w:author="Tim Smyth" w:date="2019-12-05T11:20:00Z">
        <w:r w:rsidR="00327FAA">
          <w:rPr>
            <w:rFonts w:cs="Calibri"/>
            <w:color w:val="000000"/>
            <w:sz w:val="24"/>
            <w:szCs w:val="24"/>
          </w:rPr>
          <w:t>In-water r</w:t>
        </w:r>
      </w:ins>
      <w:del w:id="10" w:author="Tim Smyth" w:date="2019-12-05T11:20:00Z">
        <w:r w:rsidR="005A13DF" w:rsidRPr="00951ED1" w:rsidDel="00327FAA">
          <w:rPr>
            <w:rFonts w:cs="Calibri"/>
            <w:color w:val="000000"/>
            <w:sz w:val="24"/>
            <w:szCs w:val="24"/>
          </w:rPr>
          <w:delText>R</w:delText>
        </w:r>
      </w:del>
      <w:r w:rsidR="005A13DF" w:rsidRPr="00951ED1">
        <w:rPr>
          <w:rFonts w:cs="Calibri"/>
          <w:color w:val="000000"/>
          <w:sz w:val="24"/>
          <w:szCs w:val="24"/>
        </w:rPr>
        <w:t xml:space="preserve">adiative transfer modelling reveals that the larval and adult stages of zooplankton, tropical corals and temperate </w:t>
      </w:r>
      <w:r w:rsidR="00D1139B" w:rsidRPr="00951ED1">
        <w:rPr>
          <w:rFonts w:cs="Calibri"/>
          <w:color w:val="000000"/>
          <w:sz w:val="24"/>
          <w:szCs w:val="24"/>
        </w:rPr>
        <w:t xml:space="preserve">marine organisms </w:t>
      </w:r>
      <w:r w:rsidR="005A13DF" w:rsidRPr="00951ED1">
        <w:rPr>
          <w:rFonts w:cs="Calibri"/>
          <w:color w:val="000000"/>
          <w:sz w:val="24"/>
          <w:szCs w:val="24"/>
        </w:rPr>
        <w:t xml:space="preserve">are likely to respond to artificial sky glow (light scattered in the atmosphere and </w:t>
      </w:r>
      <w:proofErr w:type="gramStart"/>
      <w:r w:rsidR="005A13DF" w:rsidRPr="00951ED1">
        <w:rPr>
          <w:rFonts w:cs="Calibri"/>
          <w:color w:val="000000"/>
          <w:sz w:val="24"/>
          <w:szCs w:val="24"/>
        </w:rPr>
        <w:t>reflected back</w:t>
      </w:r>
      <w:proofErr w:type="gramEnd"/>
      <w:r w:rsidR="005A13DF" w:rsidRPr="00951ED1">
        <w:rPr>
          <w:rFonts w:cs="Calibri"/>
          <w:color w:val="000000"/>
          <w:sz w:val="24"/>
          <w:szCs w:val="24"/>
        </w:rPr>
        <w:t xml:space="preserve"> to the ground) down to depths of 70m, and </w:t>
      </w:r>
      <w:r w:rsidR="00B15D62" w:rsidRPr="00951ED1">
        <w:rPr>
          <w:rFonts w:cs="Calibri"/>
          <w:color w:val="000000"/>
          <w:sz w:val="24"/>
          <w:szCs w:val="24"/>
        </w:rPr>
        <w:t xml:space="preserve">to </w:t>
      </w:r>
      <w:r w:rsidR="005A13DF" w:rsidRPr="00951ED1">
        <w:rPr>
          <w:rFonts w:cs="Calibri"/>
          <w:color w:val="000000"/>
          <w:sz w:val="24"/>
          <w:szCs w:val="24"/>
        </w:rPr>
        <w:t xml:space="preserve">waterside street lighting down to 100m </w:t>
      </w:r>
      <w:r w:rsidR="00843440" w:rsidRPr="00951ED1">
        <w:rPr>
          <w:rFonts w:cs="Calibri"/>
          <w:noProof/>
          <w:color w:val="000000"/>
          <w:sz w:val="24"/>
          <w:szCs w:val="24"/>
        </w:rPr>
        <w:t>(Davies &amp; Smyth, 2018)</w:t>
      </w:r>
      <w:r w:rsidR="00B15D62" w:rsidRPr="00951ED1">
        <w:rPr>
          <w:rFonts w:cs="Calibri"/>
          <w:color w:val="000000"/>
          <w:sz w:val="24"/>
          <w:szCs w:val="24"/>
        </w:rPr>
        <w:t>. These p</w:t>
      </w:r>
      <w:r w:rsidR="005A13DF" w:rsidRPr="00951ED1">
        <w:rPr>
          <w:rFonts w:cs="Calibri"/>
          <w:color w:val="000000"/>
          <w:sz w:val="24"/>
          <w:szCs w:val="24"/>
        </w:rPr>
        <w:t xml:space="preserve">redictions </w:t>
      </w:r>
      <w:r w:rsidR="00B15D62" w:rsidRPr="00951ED1">
        <w:rPr>
          <w:rFonts w:cs="Calibri"/>
          <w:color w:val="000000"/>
          <w:sz w:val="24"/>
          <w:szCs w:val="24"/>
        </w:rPr>
        <w:t xml:space="preserve">are </w:t>
      </w:r>
      <w:r w:rsidR="005A13DF" w:rsidRPr="00951ED1">
        <w:rPr>
          <w:rFonts w:cs="Calibri"/>
          <w:color w:val="000000"/>
          <w:sz w:val="24"/>
          <w:szCs w:val="24"/>
        </w:rPr>
        <w:t xml:space="preserve">corroborated in part by recent observations of zooplankton avoiding research vessel lights at depths &gt;80m </w:t>
      </w:r>
      <w:r w:rsidR="005A13DF" w:rsidRPr="00951ED1">
        <w:rPr>
          <w:rFonts w:cs="Calibri"/>
          <w:noProof/>
          <w:color w:val="000000"/>
          <w:sz w:val="24"/>
          <w:szCs w:val="24"/>
        </w:rPr>
        <w:t>(Ludvigsen et al., 2018)</w:t>
      </w:r>
      <w:r w:rsidR="005A13DF" w:rsidRPr="00951ED1">
        <w:rPr>
          <w:rFonts w:cs="Calibri"/>
          <w:color w:val="000000"/>
          <w:sz w:val="24"/>
          <w:szCs w:val="24"/>
        </w:rPr>
        <w:t xml:space="preserve">. </w:t>
      </w:r>
      <w:r w:rsidR="00146698" w:rsidRPr="00951ED1">
        <w:rPr>
          <w:rFonts w:cs="Calibri"/>
          <w:color w:val="000000"/>
          <w:sz w:val="24"/>
          <w:szCs w:val="24"/>
        </w:rPr>
        <w:t>Given the extreme sensiti</w:t>
      </w:r>
      <w:r w:rsidR="008B51E7" w:rsidRPr="00951ED1">
        <w:rPr>
          <w:rFonts w:cs="Calibri"/>
          <w:color w:val="000000"/>
          <w:sz w:val="24"/>
          <w:szCs w:val="24"/>
        </w:rPr>
        <w:t xml:space="preserve">vity of these </w:t>
      </w:r>
      <w:r w:rsidR="008B7F98" w:rsidRPr="00951ED1">
        <w:rPr>
          <w:rFonts w:cs="Calibri"/>
          <w:color w:val="000000"/>
          <w:sz w:val="24"/>
          <w:szCs w:val="24"/>
        </w:rPr>
        <w:t xml:space="preserve">animals </w:t>
      </w:r>
      <w:r w:rsidR="008B51E7" w:rsidRPr="00951ED1">
        <w:rPr>
          <w:rFonts w:cs="Calibri"/>
          <w:color w:val="000000"/>
          <w:sz w:val="24"/>
          <w:szCs w:val="24"/>
        </w:rPr>
        <w:t>to</w:t>
      </w:r>
      <w:r w:rsidRPr="00951ED1">
        <w:rPr>
          <w:rFonts w:cs="Calibri"/>
          <w:color w:val="000000"/>
          <w:sz w:val="24"/>
          <w:szCs w:val="24"/>
        </w:rPr>
        <w:t xml:space="preserve"> light, </w:t>
      </w:r>
      <w:r w:rsidR="005A13DF" w:rsidRPr="00951ED1">
        <w:rPr>
          <w:rFonts w:cs="Calibri"/>
          <w:color w:val="000000"/>
          <w:sz w:val="24"/>
          <w:szCs w:val="24"/>
        </w:rPr>
        <w:t xml:space="preserve">and the extent of </w:t>
      </w:r>
      <w:r w:rsidR="00D1139B" w:rsidRPr="00951ED1">
        <w:rPr>
          <w:rFonts w:cs="Calibri"/>
          <w:color w:val="000000"/>
          <w:sz w:val="24"/>
          <w:szCs w:val="24"/>
        </w:rPr>
        <w:t>ALAN</w:t>
      </w:r>
      <w:r w:rsidR="005A13DF" w:rsidRPr="00951ED1">
        <w:rPr>
          <w:rFonts w:cs="Calibri"/>
          <w:color w:val="000000"/>
          <w:sz w:val="24"/>
          <w:szCs w:val="24"/>
        </w:rPr>
        <w:t xml:space="preserve"> across coastal regions</w:t>
      </w:r>
      <w:r w:rsidR="00984096" w:rsidRPr="00951ED1">
        <w:rPr>
          <w:rFonts w:cs="Calibri"/>
          <w:color w:val="000000"/>
          <w:sz w:val="24"/>
          <w:szCs w:val="24"/>
        </w:rPr>
        <w:t xml:space="preserve"> </w:t>
      </w:r>
      <w:r w:rsidR="00843440" w:rsidRPr="00951ED1">
        <w:rPr>
          <w:rFonts w:cs="Calibri"/>
          <w:noProof/>
          <w:color w:val="000000"/>
          <w:sz w:val="24"/>
          <w:szCs w:val="24"/>
        </w:rPr>
        <w:t>(Davies et al., 2014)</w:t>
      </w:r>
      <w:r w:rsidR="005A13DF" w:rsidRPr="00951ED1">
        <w:rPr>
          <w:rFonts w:cs="Calibri"/>
          <w:color w:val="000000"/>
          <w:sz w:val="24"/>
          <w:szCs w:val="24"/>
        </w:rPr>
        <w:t xml:space="preserve">, large areas of seafloor habitat adjacent to urbanised coastlines are likely experiencing light pollution </w:t>
      </w:r>
      <w:r w:rsidR="00B15D62" w:rsidRPr="00951ED1">
        <w:rPr>
          <w:rFonts w:cs="Calibri"/>
          <w:color w:val="000000"/>
          <w:sz w:val="24"/>
          <w:szCs w:val="24"/>
        </w:rPr>
        <w:t xml:space="preserve">levels </w:t>
      </w:r>
      <w:r w:rsidR="005A13DF" w:rsidRPr="00951ED1">
        <w:rPr>
          <w:rFonts w:cs="Calibri"/>
          <w:color w:val="000000"/>
          <w:sz w:val="24"/>
          <w:szCs w:val="24"/>
        </w:rPr>
        <w:t xml:space="preserve">that </w:t>
      </w:r>
      <w:r w:rsidR="00B15D62" w:rsidRPr="00951ED1">
        <w:rPr>
          <w:rFonts w:cs="Calibri"/>
          <w:color w:val="000000"/>
          <w:sz w:val="24"/>
          <w:szCs w:val="24"/>
        </w:rPr>
        <w:t xml:space="preserve">are </w:t>
      </w:r>
      <w:r w:rsidR="005A13DF" w:rsidRPr="00951ED1">
        <w:rPr>
          <w:rFonts w:cs="Calibri"/>
          <w:color w:val="000000"/>
          <w:sz w:val="24"/>
          <w:szCs w:val="24"/>
        </w:rPr>
        <w:t>detectable</w:t>
      </w:r>
      <w:r w:rsidR="00B15D62" w:rsidRPr="00951ED1">
        <w:rPr>
          <w:rFonts w:cs="Calibri"/>
          <w:color w:val="000000"/>
          <w:sz w:val="24"/>
          <w:szCs w:val="24"/>
        </w:rPr>
        <w:t xml:space="preserve"> </w:t>
      </w:r>
      <w:r w:rsidR="00D43B7A" w:rsidRPr="00951ED1">
        <w:rPr>
          <w:rFonts w:cs="Calibri"/>
          <w:color w:val="000000"/>
          <w:sz w:val="24"/>
          <w:szCs w:val="24"/>
        </w:rPr>
        <w:t xml:space="preserve">to </w:t>
      </w:r>
      <w:r w:rsidR="00B15D62" w:rsidRPr="00951ED1">
        <w:rPr>
          <w:rFonts w:cs="Calibri"/>
          <w:color w:val="000000"/>
          <w:sz w:val="24"/>
          <w:szCs w:val="24"/>
        </w:rPr>
        <w:t>marine organisms</w:t>
      </w:r>
      <w:del w:id="11" w:author="Tim Smyth" w:date="2019-12-05T11:21:00Z">
        <w:r w:rsidR="00D43B7A" w:rsidRPr="00951ED1" w:rsidDel="00327FAA">
          <w:rPr>
            <w:rFonts w:cs="Calibri"/>
            <w:color w:val="000000"/>
            <w:sz w:val="24"/>
            <w:szCs w:val="24"/>
          </w:rPr>
          <w:delText>,</w:delText>
        </w:r>
      </w:del>
      <w:r w:rsidR="00D43B7A" w:rsidRPr="00951ED1">
        <w:rPr>
          <w:rFonts w:cs="Calibri"/>
          <w:color w:val="000000"/>
          <w:sz w:val="24"/>
          <w:szCs w:val="24"/>
        </w:rPr>
        <w:t xml:space="preserve"> and</w:t>
      </w:r>
      <w:bookmarkStart w:id="12" w:name="_GoBack"/>
      <w:bookmarkEnd w:id="12"/>
      <w:del w:id="13" w:author="Tim Smyth" w:date="2019-12-05T12:08:00Z">
        <w:r w:rsidR="00D43B7A" w:rsidRPr="00951ED1" w:rsidDel="003776D3">
          <w:rPr>
            <w:rFonts w:cs="Calibri"/>
            <w:color w:val="000000"/>
            <w:sz w:val="24"/>
            <w:szCs w:val="24"/>
          </w:rPr>
          <w:delText xml:space="preserve"> </w:delText>
        </w:r>
      </w:del>
      <w:ins w:id="14" w:author="Tim Smyth" w:date="2019-12-05T11:21:00Z">
        <w:r w:rsidR="00327FAA">
          <w:rPr>
            <w:rFonts w:cs="Calibri"/>
            <w:color w:val="000000"/>
            <w:sz w:val="24"/>
            <w:szCs w:val="24"/>
          </w:rPr>
          <w:t>,</w:t>
        </w:r>
      </w:ins>
      <w:ins w:id="15" w:author="Tim Smyth" w:date="2019-12-05T12:08:00Z">
        <w:r w:rsidR="003776D3">
          <w:rPr>
            <w:rFonts w:cs="Calibri"/>
            <w:color w:val="000000"/>
            <w:sz w:val="24"/>
            <w:szCs w:val="24"/>
          </w:rPr>
          <w:t xml:space="preserve"> </w:t>
        </w:r>
      </w:ins>
      <w:proofErr w:type="gramStart"/>
      <w:ins w:id="16" w:author="Tim Smyth" w:date="2019-12-05T11:21:00Z">
        <w:r w:rsidR="00327FAA">
          <w:rPr>
            <w:rFonts w:cs="Calibri"/>
            <w:color w:val="000000"/>
            <w:sz w:val="24"/>
            <w:szCs w:val="24"/>
          </w:rPr>
          <w:t>as a consequence</w:t>
        </w:r>
        <w:proofErr w:type="gramEnd"/>
        <w:r w:rsidR="00327FAA">
          <w:rPr>
            <w:rFonts w:cs="Calibri"/>
            <w:color w:val="000000"/>
            <w:sz w:val="24"/>
            <w:szCs w:val="24"/>
          </w:rPr>
          <w:t xml:space="preserve">, </w:t>
        </w:r>
      </w:ins>
      <w:r w:rsidR="00D43B7A" w:rsidRPr="00951ED1">
        <w:rPr>
          <w:rFonts w:cs="Calibri"/>
          <w:color w:val="000000"/>
          <w:sz w:val="24"/>
          <w:szCs w:val="24"/>
        </w:rPr>
        <w:t>impacting marine ecosystems</w:t>
      </w:r>
      <w:r w:rsidR="005A13DF" w:rsidRPr="00951ED1">
        <w:rPr>
          <w:rFonts w:cs="Calibri"/>
          <w:color w:val="000000"/>
          <w:sz w:val="24"/>
          <w:szCs w:val="24"/>
        </w:rPr>
        <w:t>.</w:t>
      </w:r>
    </w:p>
    <w:p w14:paraId="5812F026" w14:textId="493D5E53" w:rsidR="001A3393" w:rsidRPr="00951ED1" w:rsidRDefault="001A3393" w:rsidP="00F33708">
      <w:pPr>
        <w:spacing w:line="480" w:lineRule="auto"/>
        <w:jc w:val="both"/>
        <w:rPr>
          <w:rFonts w:cs="Calibri"/>
          <w:color w:val="000000"/>
          <w:sz w:val="24"/>
          <w:szCs w:val="24"/>
        </w:rPr>
      </w:pPr>
      <w:r w:rsidRPr="00951ED1">
        <w:rPr>
          <w:rFonts w:cs="Calibri"/>
          <w:sz w:val="24"/>
          <w:szCs w:val="24"/>
        </w:rPr>
        <w:t xml:space="preserve">The growing use of white Light Emitting Diodes (LEDs) </w:t>
      </w:r>
      <w:r w:rsidR="00CE4597" w:rsidRPr="00951ED1">
        <w:rPr>
          <w:rFonts w:cs="Calibri"/>
          <w:sz w:val="24"/>
          <w:szCs w:val="24"/>
        </w:rPr>
        <w:t xml:space="preserve">- forecast to account for up to 80% of </w:t>
      </w:r>
      <w:r w:rsidR="009A0B81" w:rsidRPr="00951ED1">
        <w:rPr>
          <w:rFonts w:cs="Calibri"/>
          <w:sz w:val="24"/>
          <w:szCs w:val="24"/>
        </w:rPr>
        <w:t xml:space="preserve">the </w:t>
      </w:r>
      <w:r w:rsidRPr="00951ED1">
        <w:rPr>
          <w:rFonts w:cs="Calibri"/>
          <w:sz w:val="24"/>
          <w:szCs w:val="24"/>
        </w:rPr>
        <w:t xml:space="preserve">global lighting </w:t>
      </w:r>
      <w:r w:rsidR="00CE4597" w:rsidRPr="00951ED1">
        <w:rPr>
          <w:rFonts w:cs="Calibri"/>
          <w:sz w:val="24"/>
          <w:szCs w:val="24"/>
        </w:rPr>
        <w:t xml:space="preserve">market share by 2022 </w:t>
      </w:r>
      <w:r w:rsidR="00CE4597" w:rsidRPr="00951ED1">
        <w:rPr>
          <w:rFonts w:cs="Calibri"/>
          <w:noProof/>
          <w:sz w:val="24"/>
          <w:szCs w:val="24"/>
        </w:rPr>
        <w:t>(Bertoldi, 2018)</w:t>
      </w:r>
      <w:r w:rsidR="00CE4597" w:rsidRPr="00951ED1">
        <w:rPr>
          <w:rFonts w:cs="Calibri"/>
          <w:sz w:val="24"/>
          <w:szCs w:val="24"/>
        </w:rPr>
        <w:t xml:space="preserve"> -</w:t>
      </w:r>
      <w:r w:rsidRPr="00951ED1">
        <w:rPr>
          <w:rFonts w:cs="Calibri"/>
          <w:sz w:val="24"/>
          <w:szCs w:val="24"/>
        </w:rPr>
        <w:t xml:space="preserve"> will </w:t>
      </w:r>
      <w:r w:rsidR="00CE4597" w:rsidRPr="00951ED1">
        <w:rPr>
          <w:rFonts w:cs="Calibri"/>
          <w:sz w:val="24"/>
          <w:szCs w:val="24"/>
        </w:rPr>
        <w:t xml:space="preserve">likely </w:t>
      </w:r>
      <w:r w:rsidRPr="00951ED1">
        <w:rPr>
          <w:rFonts w:cs="Calibri"/>
          <w:sz w:val="24"/>
          <w:szCs w:val="24"/>
        </w:rPr>
        <w:t xml:space="preserve">exacerbate </w:t>
      </w:r>
      <w:r w:rsidR="00CE4597" w:rsidRPr="00951ED1">
        <w:rPr>
          <w:rFonts w:cs="Calibri"/>
          <w:sz w:val="24"/>
          <w:szCs w:val="24"/>
        </w:rPr>
        <w:t xml:space="preserve">the prevalence </w:t>
      </w:r>
      <w:r w:rsidR="00EA2911" w:rsidRPr="00951ED1">
        <w:rPr>
          <w:rFonts w:cs="Calibri"/>
          <w:sz w:val="24"/>
          <w:szCs w:val="24"/>
        </w:rPr>
        <w:t xml:space="preserve">and impacts </w:t>
      </w:r>
      <w:r w:rsidR="00CE4597" w:rsidRPr="00951ED1">
        <w:rPr>
          <w:rFonts w:cs="Calibri"/>
          <w:sz w:val="24"/>
          <w:szCs w:val="24"/>
        </w:rPr>
        <w:t>of artif</w:t>
      </w:r>
      <w:r w:rsidR="00EA2911" w:rsidRPr="00951ED1">
        <w:rPr>
          <w:rFonts w:cs="Calibri"/>
          <w:sz w:val="24"/>
          <w:szCs w:val="24"/>
        </w:rPr>
        <w:t>icial light in marine ecosystems</w:t>
      </w:r>
      <w:r w:rsidRPr="00951ED1">
        <w:rPr>
          <w:rFonts w:cs="Calibri"/>
          <w:b/>
          <w:noProof/>
          <w:sz w:val="24"/>
          <w:szCs w:val="24"/>
        </w:rPr>
        <w:t>.</w:t>
      </w:r>
      <w:r w:rsidR="008B51E7" w:rsidRPr="00951ED1">
        <w:rPr>
          <w:rFonts w:cs="Calibri"/>
          <w:sz w:val="24"/>
          <w:szCs w:val="24"/>
        </w:rPr>
        <w:t xml:space="preserve"> </w:t>
      </w:r>
      <w:r w:rsidR="009A0B81" w:rsidRPr="00951ED1">
        <w:rPr>
          <w:rFonts w:cs="Calibri"/>
          <w:sz w:val="24"/>
          <w:szCs w:val="24"/>
        </w:rPr>
        <w:t xml:space="preserve">Compared to older lighting technologies, </w:t>
      </w:r>
      <w:r w:rsidR="008B51E7" w:rsidRPr="00951ED1">
        <w:rPr>
          <w:rFonts w:cs="Calibri"/>
          <w:sz w:val="24"/>
          <w:szCs w:val="24"/>
        </w:rPr>
        <w:t xml:space="preserve">LEDs emit </w:t>
      </w:r>
      <w:proofErr w:type="gramStart"/>
      <w:r w:rsidR="008B51E7" w:rsidRPr="00951ED1">
        <w:rPr>
          <w:rFonts w:cs="Calibri"/>
          <w:sz w:val="24"/>
          <w:szCs w:val="24"/>
        </w:rPr>
        <w:t>more short</w:t>
      </w:r>
      <w:proofErr w:type="gramEnd"/>
      <w:r w:rsidRPr="00951ED1">
        <w:rPr>
          <w:rFonts w:cs="Calibri"/>
          <w:sz w:val="24"/>
          <w:szCs w:val="24"/>
        </w:rPr>
        <w:t xml:space="preserve"> wavelength light that: </w:t>
      </w:r>
      <w:proofErr w:type="spellStart"/>
      <w:r w:rsidRPr="00951ED1">
        <w:rPr>
          <w:rFonts w:cs="Calibri"/>
          <w:sz w:val="24"/>
          <w:szCs w:val="24"/>
        </w:rPr>
        <w:t>i</w:t>
      </w:r>
      <w:proofErr w:type="spellEnd"/>
      <w:r w:rsidRPr="00951ED1">
        <w:rPr>
          <w:rFonts w:cs="Calibri"/>
          <w:sz w:val="24"/>
          <w:szCs w:val="24"/>
        </w:rPr>
        <w:t xml:space="preserve">) penetrates deeper into seawater </w:t>
      </w:r>
      <w:r w:rsidR="00CE4597" w:rsidRPr="00951ED1">
        <w:rPr>
          <w:rFonts w:cs="Calibri"/>
          <w:sz w:val="24"/>
          <w:szCs w:val="24"/>
        </w:rPr>
        <w:t>[</w:t>
      </w:r>
      <w:r w:rsidRPr="00951ED1">
        <w:rPr>
          <w:rFonts w:cs="Calibri"/>
          <w:sz w:val="24"/>
          <w:szCs w:val="24"/>
        </w:rPr>
        <w:t xml:space="preserve">the spectral signature from land being detectable on coral reefs at 30m depth </w:t>
      </w:r>
      <w:r w:rsidRPr="00951ED1">
        <w:rPr>
          <w:rFonts w:cs="Calibri"/>
          <w:noProof/>
          <w:sz w:val="24"/>
          <w:szCs w:val="24"/>
        </w:rPr>
        <w:t>(Tamir</w:t>
      </w:r>
      <w:r w:rsidR="00126877" w:rsidRPr="00951ED1">
        <w:rPr>
          <w:rFonts w:cs="Calibri"/>
          <w:noProof/>
          <w:sz w:val="24"/>
          <w:szCs w:val="24"/>
        </w:rPr>
        <w:t xml:space="preserve"> et al.</w:t>
      </w:r>
      <w:r w:rsidRPr="00951ED1">
        <w:rPr>
          <w:rFonts w:cs="Calibri"/>
          <w:noProof/>
          <w:sz w:val="24"/>
          <w:szCs w:val="24"/>
        </w:rPr>
        <w:t>,</w:t>
      </w:r>
      <w:r w:rsidR="00126877" w:rsidRPr="00951ED1">
        <w:rPr>
          <w:rFonts w:cs="Calibri"/>
          <w:noProof/>
          <w:sz w:val="24"/>
          <w:szCs w:val="24"/>
        </w:rPr>
        <w:t xml:space="preserve"> </w:t>
      </w:r>
      <w:r w:rsidRPr="00951ED1">
        <w:rPr>
          <w:rFonts w:cs="Calibri"/>
          <w:noProof/>
          <w:sz w:val="24"/>
          <w:szCs w:val="24"/>
        </w:rPr>
        <w:t>2017)</w:t>
      </w:r>
      <w:r w:rsidR="00CE4597" w:rsidRPr="00951ED1">
        <w:rPr>
          <w:rFonts w:cs="Calibri"/>
          <w:sz w:val="24"/>
          <w:szCs w:val="24"/>
        </w:rPr>
        <w:t>]</w:t>
      </w:r>
      <w:r w:rsidRPr="00951ED1">
        <w:rPr>
          <w:rFonts w:cs="Calibri"/>
          <w:sz w:val="24"/>
          <w:szCs w:val="24"/>
        </w:rPr>
        <w:t>; and ii) many marine organism</w:t>
      </w:r>
      <w:r w:rsidR="008B51E7" w:rsidRPr="00951ED1">
        <w:rPr>
          <w:rFonts w:cs="Calibri"/>
          <w:sz w:val="24"/>
          <w:szCs w:val="24"/>
        </w:rPr>
        <w:t>s</w:t>
      </w:r>
      <w:r w:rsidRPr="00951ED1">
        <w:rPr>
          <w:rFonts w:cs="Calibri"/>
          <w:sz w:val="24"/>
          <w:szCs w:val="24"/>
        </w:rPr>
        <w:t xml:space="preserve"> are most sensitive to </w:t>
      </w:r>
      <w:r w:rsidR="00D84DC8" w:rsidRPr="00951ED1">
        <w:rPr>
          <w:rFonts w:cs="Calibri"/>
          <w:noProof/>
          <w:sz w:val="24"/>
          <w:szCs w:val="24"/>
        </w:rPr>
        <w:t>(Båtnes et al., 2013; Gorbunov &amp; Falkowski, 2002; Marshall</w:t>
      </w:r>
      <w:r w:rsidR="00126877" w:rsidRPr="00951ED1">
        <w:rPr>
          <w:rFonts w:cs="Calibri"/>
          <w:noProof/>
          <w:sz w:val="24"/>
          <w:szCs w:val="24"/>
        </w:rPr>
        <w:t xml:space="preserve"> et al., </w:t>
      </w:r>
      <w:r w:rsidR="00D84DC8" w:rsidRPr="00951ED1">
        <w:rPr>
          <w:rFonts w:cs="Calibri"/>
          <w:noProof/>
          <w:sz w:val="24"/>
          <w:szCs w:val="24"/>
        </w:rPr>
        <w:t>2015)</w:t>
      </w:r>
      <w:r w:rsidRPr="00951ED1">
        <w:rPr>
          <w:rFonts w:cs="Calibri"/>
          <w:sz w:val="24"/>
          <w:szCs w:val="24"/>
        </w:rPr>
        <w:t>.</w:t>
      </w:r>
      <w:r w:rsidR="00CE4597" w:rsidRPr="00951ED1">
        <w:rPr>
          <w:rFonts w:cs="Calibri"/>
          <w:sz w:val="24"/>
          <w:szCs w:val="24"/>
        </w:rPr>
        <w:t xml:space="preserve"> Given the pace at which LEDs are being adopted </w:t>
      </w:r>
      <w:r w:rsidR="00EA2911" w:rsidRPr="00951ED1">
        <w:rPr>
          <w:rFonts w:cs="Calibri"/>
          <w:sz w:val="24"/>
          <w:szCs w:val="24"/>
        </w:rPr>
        <w:t xml:space="preserve">in coastal cities </w:t>
      </w:r>
      <w:r w:rsidR="00CE4597" w:rsidRPr="00951ED1">
        <w:rPr>
          <w:rFonts w:cs="Calibri"/>
          <w:sz w:val="24"/>
          <w:szCs w:val="24"/>
        </w:rPr>
        <w:t>around the world</w:t>
      </w:r>
      <w:r w:rsidR="00EA2911" w:rsidRPr="00951ED1">
        <w:rPr>
          <w:rFonts w:cs="Calibri"/>
          <w:sz w:val="24"/>
          <w:szCs w:val="24"/>
        </w:rPr>
        <w:t>, an und</w:t>
      </w:r>
      <w:r w:rsidR="00603AE8" w:rsidRPr="00951ED1">
        <w:rPr>
          <w:rFonts w:cs="Calibri"/>
          <w:sz w:val="24"/>
          <w:szCs w:val="24"/>
        </w:rPr>
        <w:t xml:space="preserve">erstanding of the prevalence of ‘biologically relevant’ artificial </w:t>
      </w:r>
      <w:r w:rsidR="00EA2911" w:rsidRPr="00951ED1">
        <w:rPr>
          <w:rFonts w:cs="Calibri"/>
          <w:sz w:val="24"/>
          <w:szCs w:val="24"/>
        </w:rPr>
        <w:t>light pollution</w:t>
      </w:r>
      <w:r w:rsidR="00D1139B" w:rsidRPr="00951ED1">
        <w:rPr>
          <w:rFonts w:cs="Calibri"/>
          <w:sz w:val="24"/>
          <w:szCs w:val="24"/>
        </w:rPr>
        <w:t xml:space="preserve">, i.e. </w:t>
      </w:r>
      <w:r w:rsidR="00603AE8" w:rsidRPr="00951ED1">
        <w:rPr>
          <w:rFonts w:cs="Calibri"/>
          <w:color w:val="000000"/>
          <w:sz w:val="24"/>
          <w:szCs w:val="24"/>
        </w:rPr>
        <w:t xml:space="preserve">irradiances </w:t>
      </w:r>
      <w:proofErr w:type="gramStart"/>
      <w:r w:rsidR="00603AE8" w:rsidRPr="00951ED1">
        <w:rPr>
          <w:rFonts w:cs="Calibri"/>
          <w:color w:val="000000"/>
          <w:sz w:val="24"/>
          <w:szCs w:val="24"/>
        </w:rPr>
        <w:t>sufficient</w:t>
      </w:r>
      <w:proofErr w:type="gramEnd"/>
      <w:r w:rsidR="00603AE8" w:rsidRPr="00951ED1">
        <w:rPr>
          <w:rFonts w:cs="Calibri"/>
          <w:color w:val="000000"/>
          <w:sz w:val="24"/>
          <w:szCs w:val="24"/>
        </w:rPr>
        <w:t xml:space="preserve"> to elicit responses in marine</w:t>
      </w:r>
      <w:r w:rsidR="00984096" w:rsidRPr="00951ED1">
        <w:rPr>
          <w:rFonts w:cs="Calibri"/>
          <w:color w:val="000000"/>
          <w:sz w:val="24"/>
          <w:szCs w:val="24"/>
        </w:rPr>
        <w:t xml:space="preserve"> organisms</w:t>
      </w:r>
      <w:r w:rsidR="00D1139B" w:rsidRPr="00951ED1">
        <w:rPr>
          <w:rFonts w:cs="Calibri"/>
          <w:color w:val="000000"/>
          <w:sz w:val="24"/>
          <w:szCs w:val="24"/>
        </w:rPr>
        <w:t xml:space="preserve"> living</w:t>
      </w:r>
      <w:r w:rsidR="00EA2911" w:rsidRPr="00951ED1">
        <w:rPr>
          <w:rFonts w:cs="Calibri"/>
          <w:sz w:val="24"/>
          <w:szCs w:val="24"/>
        </w:rPr>
        <w:t xml:space="preserve"> in </w:t>
      </w:r>
      <w:r w:rsidR="008B7F98" w:rsidRPr="00951ED1">
        <w:rPr>
          <w:rFonts w:cs="Calibri"/>
          <w:sz w:val="24"/>
          <w:szCs w:val="24"/>
        </w:rPr>
        <w:t xml:space="preserve">seafloor habitats </w:t>
      </w:r>
      <w:r w:rsidR="00EA2911" w:rsidRPr="00951ED1">
        <w:rPr>
          <w:rFonts w:cs="Calibri"/>
          <w:sz w:val="24"/>
          <w:szCs w:val="24"/>
        </w:rPr>
        <w:t>is urgently needed.</w:t>
      </w:r>
    </w:p>
    <w:p w14:paraId="6993C5C2" w14:textId="47FD53BD" w:rsidR="002040B6" w:rsidRPr="00951ED1" w:rsidRDefault="00053569" w:rsidP="00F33708">
      <w:pPr>
        <w:spacing w:line="480" w:lineRule="auto"/>
        <w:jc w:val="both"/>
        <w:rPr>
          <w:rFonts w:cs="Calibri"/>
          <w:color w:val="000000"/>
          <w:sz w:val="24"/>
          <w:szCs w:val="24"/>
        </w:rPr>
      </w:pPr>
      <w:r w:rsidRPr="00951ED1">
        <w:rPr>
          <w:rFonts w:cs="Calibri"/>
          <w:color w:val="000000"/>
          <w:sz w:val="24"/>
          <w:szCs w:val="24"/>
        </w:rPr>
        <w:t xml:space="preserve">We surveyed the </w:t>
      </w:r>
      <w:r w:rsidR="00B07B16" w:rsidRPr="00951ED1">
        <w:rPr>
          <w:rFonts w:cs="Calibri"/>
          <w:color w:val="000000"/>
          <w:sz w:val="24"/>
          <w:szCs w:val="24"/>
        </w:rPr>
        <w:t xml:space="preserve">spatial and spectral </w:t>
      </w:r>
      <w:r w:rsidRPr="00951ED1">
        <w:rPr>
          <w:rFonts w:cs="Calibri"/>
          <w:color w:val="000000"/>
          <w:sz w:val="24"/>
          <w:szCs w:val="24"/>
        </w:rPr>
        <w:t xml:space="preserve">distribution of </w:t>
      </w:r>
      <w:r w:rsidR="00D1139B" w:rsidRPr="00951ED1">
        <w:rPr>
          <w:rFonts w:cs="Calibri"/>
          <w:color w:val="000000"/>
          <w:sz w:val="24"/>
          <w:szCs w:val="24"/>
        </w:rPr>
        <w:t>ALAN</w:t>
      </w:r>
      <w:r w:rsidRPr="00951ED1">
        <w:rPr>
          <w:rFonts w:cs="Calibri"/>
          <w:color w:val="000000"/>
          <w:sz w:val="24"/>
          <w:szCs w:val="24"/>
        </w:rPr>
        <w:t xml:space="preserve"> across a</w:t>
      </w:r>
      <w:r w:rsidR="00361F61" w:rsidRPr="00951ED1">
        <w:rPr>
          <w:rFonts w:cs="Calibri"/>
          <w:color w:val="000000"/>
          <w:sz w:val="24"/>
          <w:szCs w:val="24"/>
        </w:rPr>
        <w:t>n</w:t>
      </w:r>
      <w:r w:rsidRPr="00951ED1">
        <w:rPr>
          <w:rFonts w:cs="Calibri"/>
          <w:color w:val="000000"/>
          <w:sz w:val="24"/>
          <w:szCs w:val="24"/>
        </w:rPr>
        <w:t xml:space="preserve"> urbanised temperate estuary</w:t>
      </w:r>
      <w:r w:rsidR="00D1139B" w:rsidRPr="00951ED1">
        <w:rPr>
          <w:rFonts w:cs="Calibri"/>
          <w:color w:val="000000"/>
          <w:sz w:val="24"/>
          <w:szCs w:val="24"/>
        </w:rPr>
        <w:t xml:space="preserve"> u</w:t>
      </w:r>
      <w:r w:rsidRPr="00951ED1">
        <w:rPr>
          <w:rFonts w:cs="Calibri"/>
          <w:color w:val="000000"/>
          <w:sz w:val="24"/>
          <w:szCs w:val="24"/>
        </w:rPr>
        <w:t>sing a combination of radiative tr</w:t>
      </w:r>
      <w:r w:rsidR="004F2581" w:rsidRPr="00951ED1">
        <w:rPr>
          <w:rFonts w:cs="Calibri"/>
          <w:color w:val="000000"/>
          <w:sz w:val="24"/>
          <w:szCs w:val="24"/>
        </w:rPr>
        <w:t>ansfer modelling and</w:t>
      </w:r>
      <w:r w:rsidRPr="00951ED1">
        <w:rPr>
          <w:rFonts w:cs="Calibri"/>
          <w:color w:val="000000"/>
          <w:sz w:val="24"/>
          <w:szCs w:val="24"/>
        </w:rPr>
        <w:t xml:space="preserve"> mapping</w:t>
      </w:r>
      <w:r w:rsidR="00D1139B" w:rsidRPr="00951ED1">
        <w:rPr>
          <w:rFonts w:cs="Calibri"/>
          <w:color w:val="000000"/>
          <w:sz w:val="24"/>
          <w:szCs w:val="24"/>
        </w:rPr>
        <w:t xml:space="preserve"> </w:t>
      </w:r>
      <w:r w:rsidRPr="00951ED1">
        <w:rPr>
          <w:rFonts w:cs="Calibri"/>
          <w:color w:val="000000"/>
          <w:sz w:val="24"/>
          <w:szCs w:val="24"/>
        </w:rPr>
        <w:t>account</w:t>
      </w:r>
      <w:r w:rsidR="00D1139B" w:rsidRPr="00951ED1">
        <w:rPr>
          <w:rFonts w:cs="Calibri"/>
          <w:color w:val="000000"/>
          <w:sz w:val="24"/>
          <w:szCs w:val="24"/>
        </w:rPr>
        <w:t>ing</w:t>
      </w:r>
      <w:r w:rsidRPr="00951ED1">
        <w:rPr>
          <w:rFonts w:cs="Calibri"/>
          <w:color w:val="000000"/>
          <w:sz w:val="24"/>
          <w:szCs w:val="24"/>
        </w:rPr>
        <w:t xml:space="preserve"> for in situ </w:t>
      </w:r>
      <w:r w:rsidR="00B07B16" w:rsidRPr="00951ED1">
        <w:rPr>
          <w:rFonts w:cs="Calibri"/>
          <w:color w:val="000000"/>
          <w:sz w:val="24"/>
          <w:szCs w:val="24"/>
        </w:rPr>
        <w:t xml:space="preserve">measured </w:t>
      </w:r>
      <w:r w:rsidRPr="00951ED1">
        <w:rPr>
          <w:rFonts w:cs="Calibri"/>
          <w:color w:val="000000"/>
          <w:sz w:val="24"/>
          <w:szCs w:val="24"/>
        </w:rPr>
        <w:t>optical seawater properties</w:t>
      </w:r>
      <w:r w:rsidR="00D1139B" w:rsidRPr="00951ED1">
        <w:rPr>
          <w:rFonts w:cs="Calibri"/>
          <w:color w:val="000000"/>
          <w:sz w:val="24"/>
          <w:szCs w:val="24"/>
        </w:rPr>
        <w:t>. By</w:t>
      </w:r>
      <w:r w:rsidRPr="00951ED1">
        <w:rPr>
          <w:rFonts w:cs="Calibri"/>
          <w:color w:val="000000"/>
          <w:sz w:val="24"/>
          <w:szCs w:val="24"/>
        </w:rPr>
        <w:t xml:space="preserve"> </w:t>
      </w:r>
      <w:r w:rsidR="00B07B16" w:rsidRPr="00951ED1">
        <w:rPr>
          <w:rFonts w:cs="Calibri"/>
          <w:color w:val="000000"/>
          <w:sz w:val="24"/>
          <w:szCs w:val="24"/>
        </w:rPr>
        <w:t>present</w:t>
      </w:r>
      <w:r w:rsidR="00D1139B" w:rsidRPr="00951ED1">
        <w:rPr>
          <w:rFonts w:cs="Calibri"/>
          <w:color w:val="000000"/>
          <w:sz w:val="24"/>
          <w:szCs w:val="24"/>
        </w:rPr>
        <w:t>ing</w:t>
      </w:r>
      <w:r w:rsidR="000470AF" w:rsidRPr="00951ED1">
        <w:rPr>
          <w:rFonts w:cs="Calibri"/>
          <w:color w:val="000000"/>
          <w:sz w:val="24"/>
          <w:szCs w:val="24"/>
        </w:rPr>
        <w:t xml:space="preserve"> </w:t>
      </w:r>
      <w:r w:rsidR="004F2581" w:rsidRPr="00951ED1">
        <w:rPr>
          <w:rFonts w:cs="Calibri"/>
          <w:color w:val="000000"/>
          <w:sz w:val="24"/>
          <w:szCs w:val="24"/>
        </w:rPr>
        <w:t xml:space="preserve">high resolution maps of </w:t>
      </w:r>
      <w:r w:rsidR="00D1139B" w:rsidRPr="00951ED1">
        <w:rPr>
          <w:rFonts w:cs="Calibri"/>
          <w:color w:val="000000"/>
          <w:sz w:val="24"/>
          <w:szCs w:val="24"/>
        </w:rPr>
        <w:t>ALAN</w:t>
      </w:r>
      <w:r w:rsidR="004F2581" w:rsidRPr="00951ED1">
        <w:rPr>
          <w:rFonts w:cs="Calibri"/>
          <w:color w:val="000000"/>
          <w:sz w:val="24"/>
          <w:szCs w:val="24"/>
        </w:rPr>
        <w:t xml:space="preserve"> </w:t>
      </w:r>
      <w:r w:rsidR="00984096" w:rsidRPr="00951ED1">
        <w:rPr>
          <w:rFonts w:cs="Calibri"/>
          <w:color w:val="000000"/>
          <w:sz w:val="24"/>
          <w:szCs w:val="24"/>
        </w:rPr>
        <w:t xml:space="preserve">at </w:t>
      </w:r>
      <w:r w:rsidR="004F2581" w:rsidRPr="00951ED1">
        <w:rPr>
          <w:rFonts w:cs="Calibri"/>
          <w:color w:val="000000"/>
          <w:sz w:val="24"/>
          <w:szCs w:val="24"/>
        </w:rPr>
        <w:t xml:space="preserve">the </w:t>
      </w:r>
      <w:r w:rsidR="004F2581" w:rsidRPr="00951ED1">
        <w:rPr>
          <w:rFonts w:cs="Calibri"/>
          <w:color w:val="000000"/>
          <w:sz w:val="24"/>
          <w:szCs w:val="24"/>
        </w:rPr>
        <w:lastRenderedPageBreak/>
        <w:t>sea</w:t>
      </w:r>
      <w:r w:rsidR="0085126E" w:rsidRPr="00951ED1">
        <w:rPr>
          <w:rFonts w:cs="Calibri"/>
          <w:color w:val="000000"/>
          <w:sz w:val="24"/>
          <w:szCs w:val="24"/>
        </w:rPr>
        <w:t xml:space="preserve"> surface</w:t>
      </w:r>
      <w:r w:rsidR="000470AF" w:rsidRPr="00951ED1">
        <w:rPr>
          <w:rFonts w:cs="Calibri"/>
          <w:color w:val="000000"/>
          <w:sz w:val="24"/>
          <w:szCs w:val="24"/>
        </w:rPr>
        <w:t xml:space="preserve"> and on the seafloor, </w:t>
      </w:r>
      <w:r w:rsidR="00D1139B" w:rsidRPr="00951ED1">
        <w:rPr>
          <w:rFonts w:cs="Calibri"/>
          <w:color w:val="000000"/>
          <w:sz w:val="24"/>
          <w:szCs w:val="24"/>
        </w:rPr>
        <w:t xml:space="preserve">we </w:t>
      </w:r>
      <w:r w:rsidR="000470AF" w:rsidRPr="00951ED1">
        <w:rPr>
          <w:rFonts w:cs="Calibri"/>
          <w:color w:val="000000"/>
          <w:sz w:val="24"/>
          <w:szCs w:val="24"/>
        </w:rPr>
        <w:t>provide the first evi</w:t>
      </w:r>
      <w:r w:rsidR="00361F61" w:rsidRPr="00951ED1">
        <w:rPr>
          <w:rFonts w:cs="Calibri"/>
          <w:color w:val="000000"/>
          <w:sz w:val="24"/>
          <w:szCs w:val="24"/>
        </w:rPr>
        <w:t>dence that biologically relevant</w:t>
      </w:r>
      <w:r w:rsidR="000470AF" w:rsidRPr="00951ED1">
        <w:rPr>
          <w:rFonts w:cs="Calibri"/>
          <w:color w:val="000000"/>
          <w:sz w:val="24"/>
          <w:szCs w:val="24"/>
        </w:rPr>
        <w:t xml:space="preserve"> light pollution is </w:t>
      </w:r>
      <w:r w:rsidR="00B07B16" w:rsidRPr="00951ED1">
        <w:rPr>
          <w:rFonts w:cs="Calibri"/>
          <w:color w:val="000000"/>
          <w:sz w:val="24"/>
          <w:szCs w:val="24"/>
        </w:rPr>
        <w:t xml:space="preserve">likely to be </w:t>
      </w:r>
      <w:r w:rsidR="001650B5" w:rsidRPr="00951ED1">
        <w:rPr>
          <w:rFonts w:cs="Calibri"/>
          <w:color w:val="000000"/>
          <w:sz w:val="24"/>
          <w:szCs w:val="24"/>
        </w:rPr>
        <w:t xml:space="preserve">globally </w:t>
      </w:r>
      <w:r w:rsidR="000470AF" w:rsidRPr="00951ED1">
        <w:rPr>
          <w:rFonts w:cs="Calibri"/>
          <w:color w:val="000000"/>
          <w:sz w:val="24"/>
          <w:szCs w:val="24"/>
        </w:rPr>
        <w:t>widespread in coastal marine habitats</w:t>
      </w:r>
      <w:r w:rsidR="004F2581" w:rsidRPr="00951ED1">
        <w:rPr>
          <w:rFonts w:cs="Calibri"/>
          <w:color w:val="000000"/>
          <w:sz w:val="24"/>
          <w:szCs w:val="24"/>
        </w:rPr>
        <w:t>.</w:t>
      </w:r>
    </w:p>
    <w:p w14:paraId="65168927" w14:textId="77777777" w:rsidR="00380A24" w:rsidRPr="00951ED1" w:rsidRDefault="007251B3" w:rsidP="00951ED1">
      <w:pPr>
        <w:pStyle w:val="Heading1"/>
      </w:pPr>
      <w:r w:rsidRPr="00951ED1">
        <w:t>Methods</w:t>
      </w:r>
    </w:p>
    <w:p w14:paraId="2C9889AA" w14:textId="77777777" w:rsidR="00380A24" w:rsidRPr="00951ED1" w:rsidRDefault="00380A24" w:rsidP="00951ED1">
      <w:pPr>
        <w:pStyle w:val="Heading2"/>
      </w:pPr>
      <w:r w:rsidRPr="00951ED1">
        <w:t>Surveying ALAN</w:t>
      </w:r>
    </w:p>
    <w:p w14:paraId="72E61932" w14:textId="129F8D13" w:rsidR="007251B3" w:rsidRPr="00951ED1" w:rsidRDefault="00380A24" w:rsidP="00F33708">
      <w:pPr>
        <w:spacing w:line="480" w:lineRule="auto"/>
        <w:jc w:val="both"/>
        <w:rPr>
          <w:rFonts w:cs="Calibri"/>
          <w:color w:val="000000"/>
          <w:sz w:val="24"/>
          <w:szCs w:val="24"/>
        </w:rPr>
      </w:pPr>
      <w:r w:rsidRPr="00951ED1">
        <w:rPr>
          <w:rFonts w:cs="Calibri"/>
          <w:color w:val="000000"/>
          <w:sz w:val="24"/>
          <w:szCs w:val="24"/>
        </w:rPr>
        <w:t xml:space="preserve">We surveyed the spatial distribution of sea surface </w:t>
      </w:r>
      <w:r w:rsidR="009F4D7C" w:rsidRPr="00951ED1">
        <w:rPr>
          <w:rFonts w:cs="Calibri"/>
          <w:color w:val="000000"/>
          <w:sz w:val="24"/>
          <w:szCs w:val="24"/>
        </w:rPr>
        <w:t>ALAN</w:t>
      </w:r>
      <w:r w:rsidRPr="00951ED1">
        <w:rPr>
          <w:rFonts w:cs="Calibri"/>
          <w:color w:val="000000"/>
          <w:sz w:val="24"/>
          <w:szCs w:val="24"/>
        </w:rPr>
        <w:t xml:space="preserve"> across Plymouth Sound and the Tamar Estuary,</w:t>
      </w:r>
      <w:r w:rsidR="00257062" w:rsidRPr="00951ED1">
        <w:rPr>
          <w:rFonts w:cs="Calibri"/>
          <w:color w:val="000000"/>
          <w:sz w:val="24"/>
          <w:szCs w:val="24"/>
        </w:rPr>
        <w:t xml:space="preserve"> UK (50.358°, -4.169°)</w:t>
      </w:r>
      <w:r w:rsidRPr="00951ED1">
        <w:rPr>
          <w:rFonts w:cs="Calibri"/>
          <w:color w:val="000000"/>
          <w:sz w:val="24"/>
          <w:szCs w:val="24"/>
        </w:rPr>
        <w:t xml:space="preserve"> two connected coastal water bodies that are home to the largest naval port in </w:t>
      </w:r>
      <w:r w:rsidR="009F4D7C" w:rsidRPr="00951ED1">
        <w:rPr>
          <w:rFonts w:cs="Calibri"/>
          <w:color w:val="000000"/>
          <w:sz w:val="24"/>
          <w:szCs w:val="24"/>
        </w:rPr>
        <w:t>W</w:t>
      </w:r>
      <w:r w:rsidRPr="00951ED1">
        <w:rPr>
          <w:rFonts w:cs="Calibri"/>
          <w:color w:val="000000"/>
          <w:sz w:val="24"/>
          <w:szCs w:val="24"/>
        </w:rPr>
        <w:t>estern Europe and a</w:t>
      </w:r>
      <w:ins w:id="17" w:author="Tim Smyth" w:date="2019-12-05T11:22:00Z">
        <w:r w:rsidR="00327FAA">
          <w:rPr>
            <w:rFonts w:cs="Calibri"/>
            <w:color w:val="000000"/>
            <w:sz w:val="24"/>
            <w:szCs w:val="24"/>
          </w:rPr>
          <w:t xml:space="preserve"> predominantly </w:t>
        </w:r>
      </w:ins>
      <w:del w:id="18" w:author="Tim Smyth" w:date="2019-12-05T11:22:00Z">
        <w:r w:rsidRPr="00951ED1" w:rsidDel="00327FAA">
          <w:rPr>
            <w:rFonts w:cs="Calibri"/>
            <w:color w:val="000000"/>
            <w:sz w:val="24"/>
            <w:szCs w:val="24"/>
          </w:rPr>
          <w:delText xml:space="preserve">n </w:delText>
        </w:r>
      </w:del>
      <w:r w:rsidRPr="00951ED1">
        <w:rPr>
          <w:rFonts w:cs="Calibri"/>
          <w:color w:val="000000"/>
          <w:sz w:val="24"/>
          <w:szCs w:val="24"/>
        </w:rPr>
        <w:t>LED lit city of more than 240,000 people.</w:t>
      </w:r>
      <w:r w:rsidR="001748FE" w:rsidRPr="00951ED1">
        <w:rPr>
          <w:rFonts w:cs="Calibri"/>
          <w:color w:val="000000"/>
          <w:sz w:val="24"/>
          <w:szCs w:val="24"/>
        </w:rPr>
        <w:t xml:space="preserve"> Predicted night</w:t>
      </w:r>
      <w:r w:rsidR="008B51E7" w:rsidRPr="00951ED1">
        <w:rPr>
          <w:rFonts w:cs="Calibri"/>
          <w:color w:val="000000"/>
          <w:sz w:val="24"/>
          <w:szCs w:val="24"/>
        </w:rPr>
        <w:t xml:space="preserve"> </w:t>
      </w:r>
      <w:r w:rsidR="001748FE" w:rsidRPr="00951ED1">
        <w:rPr>
          <w:rFonts w:cs="Calibri"/>
          <w:color w:val="000000"/>
          <w:sz w:val="24"/>
          <w:szCs w:val="24"/>
        </w:rPr>
        <w:t xml:space="preserve">time sky brightness across the survey area </w:t>
      </w:r>
      <w:r w:rsidR="008B51E7" w:rsidRPr="00951ED1">
        <w:rPr>
          <w:rFonts w:cs="Calibri"/>
          <w:color w:val="000000"/>
          <w:sz w:val="24"/>
          <w:szCs w:val="24"/>
        </w:rPr>
        <w:t xml:space="preserve">on clear moon free nights </w:t>
      </w:r>
      <w:r w:rsidR="001748FE" w:rsidRPr="00951ED1">
        <w:rPr>
          <w:rFonts w:cs="Calibri"/>
          <w:color w:val="000000"/>
          <w:sz w:val="24"/>
          <w:szCs w:val="24"/>
        </w:rPr>
        <w:t>ranged from 0.26</w:t>
      </w:r>
      <w:r w:rsidRPr="00951ED1">
        <w:rPr>
          <w:rFonts w:cs="Calibri"/>
          <w:color w:val="000000"/>
          <w:sz w:val="24"/>
          <w:szCs w:val="24"/>
        </w:rPr>
        <w:t xml:space="preserve"> </w:t>
      </w:r>
      <w:proofErr w:type="spellStart"/>
      <w:r w:rsidR="00361F61" w:rsidRPr="00951ED1">
        <w:rPr>
          <w:rFonts w:cs="Calibri"/>
          <w:color w:val="000000"/>
          <w:sz w:val="24"/>
          <w:szCs w:val="24"/>
        </w:rPr>
        <w:t>mC</w:t>
      </w:r>
      <w:r w:rsidR="001748FE" w:rsidRPr="00951ED1">
        <w:rPr>
          <w:rFonts w:cs="Calibri"/>
          <w:color w:val="000000"/>
          <w:sz w:val="24"/>
          <w:szCs w:val="24"/>
        </w:rPr>
        <w:t>d</w:t>
      </w:r>
      <w:proofErr w:type="spellEnd"/>
      <w:r w:rsidR="001748FE" w:rsidRPr="00951ED1">
        <w:rPr>
          <w:rFonts w:cs="Calibri"/>
          <w:color w:val="000000"/>
          <w:sz w:val="24"/>
          <w:szCs w:val="24"/>
        </w:rPr>
        <w:t xml:space="preserve"> m</w:t>
      </w:r>
      <w:r w:rsidR="001748FE" w:rsidRPr="00951ED1">
        <w:rPr>
          <w:rFonts w:cs="Calibri"/>
          <w:color w:val="000000"/>
          <w:sz w:val="24"/>
          <w:szCs w:val="24"/>
          <w:vertAlign w:val="superscript"/>
        </w:rPr>
        <w:t>-2</w:t>
      </w:r>
      <w:r w:rsidR="00361F61" w:rsidRPr="00951ED1">
        <w:rPr>
          <w:rFonts w:cs="Calibri"/>
          <w:color w:val="000000"/>
          <w:sz w:val="24"/>
          <w:szCs w:val="24"/>
        </w:rPr>
        <w:t xml:space="preserve"> to 2.56 </w:t>
      </w:r>
      <w:proofErr w:type="spellStart"/>
      <w:r w:rsidR="00361F61" w:rsidRPr="00951ED1">
        <w:rPr>
          <w:rFonts w:cs="Calibri"/>
          <w:color w:val="000000"/>
          <w:sz w:val="24"/>
          <w:szCs w:val="24"/>
        </w:rPr>
        <w:t>mC</w:t>
      </w:r>
      <w:r w:rsidR="001748FE" w:rsidRPr="00951ED1">
        <w:rPr>
          <w:rFonts w:cs="Calibri"/>
          <w:color w:val="000000"/>
          <w:sz w:val="24"/>
          <w:szCs w:val="24"/>
        </w:rPr>
        <w:t>d</w:t>
      </w:r>
      <w:proofErr w:type="spellEnd"/>
      <w:r w:rsidR="001748FE" w:rsidRPr="00951ED1">
        <w:rPr>
          <w:rFonts w:cs="Calibri"/>
          <w:color w:val="000000"/>
          <w:sz w:val="24"/>
          <w:szCs w:val="24"/>
        </w:rPr>
        <w:t xml:space="preserve"> m</w:t>
      </w:r>
      <w:r w:rsidR="001748FE" w:rsidRPr="00951ED1">
        <w:rPr>
          <w:rFonts w:cs="Calibri"/>
          <w:color w:val="000000"/>
          <w:sz w:val="24"/>
          <w:szCs w:val="24"/>
          <w:vertAlign w:val="superscript"/>
        </w:rPr>
        <w:t>-2</w:t>
      </w:r>
      <w:r w:rsidR="009D32C2" w:rsidRPr="00951ED1">
        <w:rPr>
          <w:rFonts w:cs="Calibri"/>
          <w:color w:val="000000"/>
          <w:sz w:val="24"/>
          <w:szCs w:val="24"/>
        </w:rPr>
        <w:t xml:space="preserve"> </w:t>
      </w:r>
      <w:r w:rsidR="00361F61" w:rsidRPr="00951ED1">
        <w:rPr>
          <w:rFonts w:cs="Calibri"/>
          <w:noProof/>
          <w:color w:val="000000"/>
          <w:sz w:val="24"/>
          <w:szCs w:val="24"/>
        </w:rPr>
        <w:t>(Falchi et al., 2016)</w:t>
      </w:r>
      <w:r w:rsidR="00F33708" w:rsidRPr="00951ED1">
        <w:rPr>
          <w:rFonts w:cs="Calibri"/>
          <w:color w:val="000000"/>
          <w:sz w:val="24"/>
          <w:szCs w:val="24"/>
        </w:rPr>
        <w:t xml:space="preserve"> (Figure </w:t>
      </w:r>
      <w:r w:rsidR="00951ED1">
        <w:rPr>
          <w:rFonts w:cs="Calibri"/>
          <w:color w:val="000000"/>
          <w:sz w:val="24"/>
          <w:szCs w:val="24"/>
        </w:rPr>
        <w:t>S</w:t>
      </w:r>
      <w:r w:rsidR="00F33708" w:rsidRPr="00951ED1">
        <w:rPr>
          <w:rFonts w:cs="Calibri"/>
          <w:color w:val="000000"/>
          <w:sz w:val="24"/>
          <w:szCs w:val="24"/>
        </w:rPr>
        <w:t>1)</w:t>
      </w:r>
      <w:r w:rsidR="001748FE" w:rsidRPr="00951ED1">
        <w:rPr>
          <w:rFonts w:cs="Calibri"/>
          <w:color w:val="000000"/>
          <w:sz w:val="24"/>
          <w:szCs w:val="24"/>
        </w:rPr>
        <w:t xml:space="preserve">. </w:t>
      </w:r>
      <w:r w:rsidR="007251B3" w:rsidRPr="00951ED1">
        <w:rPr>
          <w:color w:val="000000"/>
          <w:sz w:val="24"/>
          <w:szCs w:val="24"/>
        </w:rPr>
        <w:t xml:space="preserve">Sea surface spectral irradiances of </w:t>
      </w:r>
      <w:r w:rsidR="003C2E31" w:rsidRPr="00951ED1">
        <w:rPr>
          <w:color w:val="000000"/>
          <w:sz w:val="24"/>
          <w:szCs w:val="24"/>
        </w:rPr>
        <w:t xml:space="preserve">broadband </w:t>
      </w:r>
      <w:r w:rsidR="007251B3" w:rsidRPr="00951ED1">
        <w:rPr>
          <w:color w:val="000000"/>
          <w:sz w:val="24"/>
          <w:szCs w:val="24"/>
        </w:rPr>
        <w:t>blue (</w:t>
      </w:r>
      <w:r w:rsidR="006501B6" w:rsidRPr="00951ED1">
        <w:rPr>
          <w:color w:val="000000"/>
          <w:sz w:val="24"/>
          <w:szCs w:val="24"/>
        </w:rPr>
        <w:t>400-500nm</w:t>
      </w:r>
      <w:r w:rsidR="007251B3" w:rsidRPr="00951ED1">
        <w:rPr>
          <w:color w:val="000000"/>
          <w:sz w:val="24"/>
          <w:szCs w:val="24"/>
        </w:rPr>
        <w:t>), gre</w:t>
      </w:r>
      <w:r w:rsidRPr="00951ED1">
        <w:rPr>
          <w:color w:val="000000"/>
          <w:sz w:val="24"/>
          <w:szCs w:val="24"/>
        </w:rPr>
        <w:t>en (</w:t>
      </w:r>
      <w:r w:rsidR="006501B6" w:rsidRPr="00951ED1">
        <w:rPr>
          <w:color w:val="000000"/>
          <w:sz w:val="24"/>
          <w:szCs w:val="24"/>
        </w:rPr>
        <w:t>495-560nm</w:t>
      </w:r>
      <w:r w:rsidRPr="00951ED1">
        <w:rPr>
          <w:color w:val="000000"/>
          <w:sz w:val="24"/>
          <w:szCs w:val="24"/>
        </w:rPr>
        <w:t>)</w:t>
      </w:r>
      <w:r w:rsidR="006501B6" w:rsidRPr="00951ED1">
        <w:rPr>
          <w:color w:val="000000"/>
          <w:sz w:val="24"/>
          <w:szCs w:val="24"/>
        </w:rPr>
        <w:t xml:space="preserve"> and red (620-740nm)</w:t>
      </w:r>
      <w:r w:rsidRPr="00951ED1">
        <w:rPr>
          <w:color w:val="000000"/>
          <w:sz w:val="24"/>
          <w:szCs w:val="24"/>
        </w:rPr>
        <w:t xml:space="preserve"> </w:t>
      </w:r>
      <w:r w:rsidR="008B51E7" w:rsidRPr="00951ED1">
        <w:rPr>
          <w:color w:val="000000"/>
          <w:sz w:val="24"/>
          <w:szCs w:val="24"/>
        </w:rPr>
        <w:t xml:space="preserve">artificial light </w:t>
      </w:r>
      <w:r w:rsidR="007251B3" w:rsidRPr="00951ED1">
        <w:rPr>
          <w:color w:val="000000"/>
          <w:sz w:val="24"/>
          <w:szCs w:val="24"/>
        </w:rPr>
        <w:t>were surveyed on four consecutive nights from 03/</w:t>
      </w:r>
      <w:r w:rsidR="008620CC" w:rsidRPr="00951ED1">
        <w:rPr>
          <w:color w:val="000000"/>
          <w:sz w:val="24"/>
          <w:szCs w:val="24"/>
        </w:rPr>
        <w:t>06</w:t>
      </w:r>
      <w:r w:rsidR="007251B3" w:rsidRPr="00951ED1">
        <w:rPr>
          <w:color w:val="000000"/>
          <w:sz w:val="24"/>
          <w:szCs w:val="24"/>
        </w:rPr>
        <w:t xml:space="preserve">/2018 to 06/06/2018 aboard R.V. Plymouth Explorer (Figure </w:t>
      </w:r>
      <w:r w:rsidR="00C079E1">
        <w:rPr>
          <w:color w:val="000000"/>
          <w:sz w:val="24"/>
          <w:szCs w:val="24"/>
        </w:rPr>
        <w:t>S</w:t>
      </w:r>
      <w:r w:rsidR="007251B3" w:rsidRPr="00951ED1">
        <w:rPr>
          <w:color w:val="000000"/>
          <w:sz w:val="24"/>
          <w:szCs w:val="24"/>
        </w:rPr>
        <w:t>1). Surveys were conducted during astronomical night, when</w:t>
      </w:r>
      <w:r w:rsidR="006501B6" w:rsidRPr="00951ED1">
        <w:rPr>
          <w:color w:val="000000"/>
          <w:sz w:val="24"/>
          <w:szCs w:val="24"/>
        </w:rPr>
        <w:t xml:space="preserve"> the moon was below the horizon. C</w:t>
      </w:r>
      <w:r w:rsidR="007251B3" w:rsidRPr="00951ED1">
        <w:rPr>
          <w:color w:val="000000"/>
          <w:sz w:val="24"/>
          <w:szCs w:val="24"/>
        </w:rPr>
        <w:t xml:space="preserve">loud conditions </w:t>
      </w:r>
      <w:r w:rsidR="006501B6" w:rsidRPr="00951ED1">
        <w:rPr>
          <w:color w:val="000000"/>
          <w:sz w:val="24"/>
          <w:szCs w:val="24"/>
        </w:rPr>
        <w:t>(recorded at each station or every 10 minutes during transit)</w:t>
      </w:r>
      <w:r w:rsidR="007251B3" w:rsidRPr="00951ED1">
        <w:rPr>
          <w:color w:val="000000"/>
          <w:sz w:val="24"/>
          <w:szCs w:val="24"/>
        </w:rPr>
        <w:t xml:space="preserve"> </w:t>
      </w:r>
      <w:r w:rsidR="006501B6" w:rsidRPr="00951ED1">
        <w:rPr>
          <w:color w:val="000000"/>
          <w:sz w:val="24"/>
          <w:szCs w:val="24"/>
        </w:rPr>
        <w:t xml:space="preserve">were variable </w:t>
      </w:r>
      <w:r w:rsidR="007251B3" w:rsidRPr="00951ED1">
        <w:rPr>
          <w:color w:val="000000"/>
          <w:sz w:val="24"/>
          <w:szCs w:val="24"/>
        </w:rPr>
        <w:t xml:space="preserve">(0-8 </w:t>
      </w:r>
      <w:proofErr w:type="spellStart"/>
      <w:r w:rsidR="007251B3" w:rsidRPr="00951ED1">
        <w:rPr>
          <w:color w:val="000000"/>
          <w:sz w:val="24"/>
          <w:szCs w:val="24"/>
        </w:rPr>
        <w:t>Okt</w:t>
      </w:r>
      <w:r w:rsidR="005F0F9A" w:rsidRPr="00951ED1">
        <w:rPr>
          <w:color w:val="000000"/>
          <w:sz w:val="24"/>
          <w:szCs w:val="24"/>
        </w:rPr>
        <w:t>a</w:t>
      </w:r>
      <w:proofErr w:type="spellEnd"/>
      <w:r w:rsidR="007251B3" w:rsidRPr="00951ED1">
        <w:rPr>
          <w:color w:val="000000"/>
          <w:sz w:val="24"/>
          <w:szCs w:val="24"/>
        </w:rPr>
        <w:t>)</w:t>
      </w:r>
      <w:r w:rsidR="001748FE" w:rsidRPr="00951ED1">
        <w:rPr>
          <w:color w:val="000000"/>
          <w:sz w:val="24"/>
          <w:szCs w:val="24"/>
        </w:rPr>
        <w:t xml:space="preserve">, with observations classified as </w:t>
      </w:r>
      <w:r w:rsidR="00327BBF" w:rsidRPr="00951ED1">
        <w:rPr>
          <w:color w:val="000000"/>
          <w:sz w:val="24"/>
          <w:szCs w:val="24"/>
        </w:rPr>
        <w:t>cloudy (</w:t>
      </w:r>
      <w:r w:rsidR="00A746FE" w:rsidRPr="00951ED1">
        <w:rPr>
          <w:color w:val="000000"/>
          <w:sz w:val="24"/>
          <w:szCs w:val="24"/>
        </w:rPr>
        <w:t>5-8</w:t>
      </w:r>
      <w:r w:rsidR="00327BBF" w:rsidRPr="00951ED1">
        <w:rPr>
          <w:color w:val="000000"/>
          <w:sz w:val="24"/>
          <w:szCs w:val="24"/>
        </w:rPr>
        <w:t xml:space="preserve"> </w:t>
      </w:r>
      <w:proofErr w:type="spellStart"/>
      <w:r w:rsidR="00327BBF" w:rsidRPr="00951ED1">
        <w:rPr>
          <w:color w:val="000000"/>
          <w:sz w:val="24"/>
          <w:szCs w:val="24"/>
        </w:rPr>
        <w:t>Okta</w:t>
      </w:r>
      <w:proofErr w:type="spellEnd"/>
      <w:r w:rsidR="00327BBF" w:rsidRPr="00951ED1">
        <w:rPr>
          <w:color w:val="000000"/>
          <w:sz w:val="24"/>
          <w:szCs w:val="24"/>
        </w:rPr>
        <w:t>), or clear</w:t>
      </w:r>
      <w:r w:rsidR="001748FE" w:rsidRPr="00951ED1">
        <w:rPr>
          <w:color w:val="000000"/>
          <w:sz w:val="24"/>
          <w:szCs w:val="24"/>
        </w:rPr>
        <w:t xml:space="preserve"> (</w:t>
      </w:r>
      <w:r w:rsidR="00A746FE" w:rsidRPr="00951ED1">
        <w:rPr>
          <w:color w:val="000000"/>
          <w:sz w:val="24"/>
          <w:szCs w:val="24"/>
        </w:rPr>
        <w:t>0-3</w:t>
      </w:r>
      <w:r w:rsidR="001748FE" w:rsidRPr="00951ED1">
        <w:rPr>
          <w:color w:val="000000"/>
          <w:sz w:val="24"/>
          <w:szCs w:val="24"/>
        </w:rPr>
        <w:t xml:space="preserve"> </w:t>
      </w:r>
      <w:proofErr w:type="spellStart"/>
      <w:r w:rsidR="001748FE" w:rsidRPr="00951ED1">
        <w:rPr>
          <w:color w:val="000000"/>
          <w:sz w:val="24"/>
          <w:szCs w:val="24"/>
        </w:rPr>
        <w:t>Okta</w:t>
      </w:r>
      <w:proofErr w:type="spellEnd"/>
      <w:r w:rsidR="001748FE" w:rsidRPr="00951ED1">
        <w:rPr>
          <w:color w:val="000000"/>
          <w:sz w:val="24"/>
          <w:szCs w:val="24"/>
        </w:rPr>
        <w:t>) for data processing and analysis.</w:t>
      </w:r>
    </w:p>
    <w:p w14:paraId="00617639" w14:textId="04AD9121" w:rsidR="007251B3" w:rsidRPr="00951ED1" w:rsidRDefault="007251B3" w:rsidP="00F94280">
      <w:pPr>
        <w:spacing w:line="480" w:lineRule="auto"/>
        <w:jc w:val="both"/>
        <w:rPr>
          <w:rFonts w:cs="Calibri"/>
          <w:color w:val="000000"/>
          <w:sz w:val="24"/>
          <w:szCs w:val="24"/>
        </w:rPr>
      </w:pPr>
      <w:r w:rsidRPr="00951ED1">
        <w:rPr>
          <w:rFonts w:cs="Calibri"/>
          <w:color w:val="000000"/>
          <w:sz w:val="24"/>
          <w:szCs w:val="24"/>
        </w:rPr>
        <w:t xml:space="preserve">GPS and time stamped </w:t>
      </w:r>
      <w:r w:rsidRPr="00951ED1">
        <w:rPr>
          <w:color w:val="000000"/>
          <w:sz w:val="24"/>
          <w:szCs w:val="24"/>
        </w:rPr>
        <w:t xml:space="preserve">irradiances were measured </w:t>
      </w:r>
      <w:r w:rsidR="00F33708" w:rsidRPr="00951ED1">
        <w:rPr>
          <w:color w:val="000000"/>
          <w:sz w:val="24"/>
          <w:szCs w:val="24"/>
        </w:rPr>
        <w:t>every 10 seconds along a contin</w:t>
      </w:r>
      <w:r w:rsidR="00361F61" w:rsidRPr="00951ED1">
        <w:rPr>
          <w:color w:val="000000"/>
          <w:sz w:val="24"/>
          <w:szCs w:val="24"/>
        </w:rPr>
        <w:t>uous transect linking ninety pre</w:t>
      </w:r>
      <w:r w:rsidR="00F33708" w:rsidRPr="00951ED1">
        <w:rPr>
          <w:color w:val="000000"/>
          <w:sz w:val="24"/>
          <w:szCs w:val="24"/>
        </w:rPr>
        <w:t xml:space="preserve">-allocated sampling stations </w:t>
      </w:r>
      <w:r w:rsidR="00F33708" w:rsidRPr="00951ED1">
        <w:rPr>
          <w:rFonts w:cs="Calibri"/>
          <w:color w:val="000000"/>
          <w:sz w:val="24"/>
          <w:szCs w:val="24"/>
        </w:rPr>
        <w:t xml:space="preserve">(Figure 1) </w:t>
      </w:r>
      <w:r w:rsidRPr="00951ED1">
        <w:rPr>
          <w:color w:val="000000"/>
          <w:sz w:val="24"/>
          <w:szCs w:val="24"/>
        </w:rPr>
        <w:t xml:space="preserve">using a </w:t>
      </w:r>
      <w:proofErr w:type="spellStart"/>
      <w:r w:rsidRPr="00951ED1">
        <w:rPr>
          <w:color w:val="000000"/>
          <w:sz w:val="24"/>
          <w:szCs w:val="24"/>
        </w:rPr>
        <w:t>Spectrosense</w:t>
      </w:r>
      <w:proofErr w:type="spellEnd"/>
      <w:r w:rsidRPr="00951ED1">
        <w:rPr>
          <w:color w:val="000000"/>
          <w:sz w:val="24"/>
          <w:szCs w:val="24"/>
        </w:rPr>
        <w:t xml:space="preserve"> 2+ </w:t>
      </w:r>
      <w:r w:rsidR="00380A24" w:rsidRPr="00951ED1">
        <w:rPr>
          <w:color w:val="000000"/>
          <w:sz w:val="24"/>
          <w:szCs w:val="24"/>
        </w:rPr>
        <w:t>data</w:t>
      </w:r>
      <w:r w:rsidR="00327BBF" w:rsidRPr="00951ED1">
        <w:rPr>
          <w:color w:val="000000"/>
          <w:sz w:val="24"/>
          <w:szCs w:val="24"/>
        </w:rPr>
        <w:t xml:space="preserve"> </w:t>
      </w:r>
      <w:r w:rsidR="00380A24" w:rsidRPr="00951ED1">
        <w:rPr>
          <w:color w:val="000000"/>
          <w:sz w:val="24"/>
          <w:szCs w:val="24"/>
        </w:rPr>
        <w:t xml:space="preserve">logger </w:t>
      </w:r>
      <w:r w:rsidRPr="00951ED1">
        <w:rPr>
          <w:color w:val="000000"/>
          <w:sz w:val="24"/>
          <w:szCs w:val="24"/>
        </w:rPr>
        <w:t>fitted with a multispectral irradiance sensor (Skye Instruments Ltd</w:t>
      </w:r>
      <w:r w:rsidR="00F33708" w:rsidRPr="00951ED1">
        <w:rPr>
          <w:color w:val="000000"/>
          <w:sz w:val="24"/>
          <w:szCs w:val="24"/>
        </w:rPr>
        <w:t>)</w:t>
      </w:r>
      <w:r w:rsidRPr="00951ED1">
        <w:rPr>
          <w:rFonts w:cs="Calibri"/>
          <w:color w:val="000000"/>
          <w:sz w:val="24"/>
          <w:szCs w:val="24"/>
        </w:rPr>
        <w:t xml:space="preserve">. Each measurement was recorded from 1m above the sea surface to avoid detecting upwardly emitted light from the port and starboard navigation lights which remained on to ensure the vessel was visible at night in </w:t>
      </w:r>
      <w:del w:id="19" w:author="Tim Smyth" w:date="2019-12-05T11:43:00Z">
        <w:r w:rsidRPr="00951ED1" w:rsidDel="00911FB7">
          <w:rPr>
            <w:rFonts w:cs="Calibri"/>
            <w:color w:val="000000"/>
            <w:sz w:val="24"/>
            <w:szCs w:val="24"/>
          </w:rPr>
          <w:delText xml:space="preserve">a </w:delText>
        </w:r>
      </w:del>
      <w:proofErr w:type="gramStart"/>
      <w:ins w:id="20" w:author="Tim Smyth" w:date="2019-12-05T11:43:00Z">
        <w:r w:rsidR="00911FB7">
          <w:rPr>
            <w:rFonts w:cs="Calibri"/>
            <w:color w:val="000000"/>
            <w:sz w:val="24"/>
            <w:szCs w:val="24"/>
          </w:rPr>
          <w:t>close proximity</w:t>
        </w:r>
        <w:proofErr w:type="gramEnd"/>
        <w:r w:rsidR="00911FB7">
          <w:rPr>
            <w:rFonts w:cs="Calibri"/>
            <w:color w:val="000000"/>
            <w:sz w:val="24"/>
            <w:szCs w:val="24"/>
          </w:rPr>
          <w:t xml:space="preserve"> to a </w:t>
        </w:r>
      </w:ins>
      <w:r w:rsidRPr="00951ED1">
        <w:rPr>
          <w:rFonts w:cs="Calibri"/>
          <w:color w:val="000000"/>
          <w:sz w:val="24"/>
          <w:szCs w:val="24"/>
        </w:rPr>
        <w:t>busy military port.</w:t>
      </w:r>
    </w:p>
    <w:p w14:paraId="36012147" w14:textId="6806AD39" w:rsidR="007251B3" w:rsidRPr="00951ED1" w:rsidRDefault="00DA402F" w:rsidP="00F94280">
      <w:pPr>
        <w:spacing w:line="480" w:lineRule="auto"/>
        <w:jc w:val="both"/>
        <w:rPr>
          <w:color w:val="000000"/>
          <w:sz w:val="24"/>
          <w:szCs w:val="24"/>
        </w:rPr>
      </w:pPr>
      <w:r w:rsidRPr="00951ED1">
        <w:rPr>
          <w:rFonts w:cs="Calibri"/>
          <w:color w:val="000000"/>
          <w:sz w:val="24"/>
          <w:szCs w:val="24"/>
        </w:rPr>
        <w:lastRenderedPageBreak/>
        <w:t>T</w:t>
      </w:r>
      <w:r w:rsidR="00EA2911" w:rsidRPr="00951ED1">
        <w:rPr>
          <w:rFonts w:cs="Calibri"/>
          <w:color w:val="000000"/>
          <w:sz w:val="24"/>
          <w:szCs w:val="24"/>
        </w:rPr>
        <w:t>he inherent optical properties</w:t>
      </w:r>
      <w:r w:rsidR="00D84DC8" w:rsidRPr="00951ED1">
        <w:rPr>
          <w:rFonts w:cs="Calibri"/>
          <w:color w:val="000000"/>
          <w:sz w:val="24"/>
          <w:szCs w:val="24"/>
        </w:rPr>
        <w:t xml:space="preserve"> (IOPs)</w:t>
      </w:r>
      <w:r w:rsidR="00EA2911" w:rsidRPr="00951ED1">
        <w:rPr>
          <w:rFonts w:cs="Calibri"/>
          <w:color w:val="000000"/>
          <w:sz w:val="24"/>
          <w:szCs w:val="24"/>
        </w:rPr>
        <w:t xml:space="preserve"> of the water column (</w:t>
      </w:r>
      <w:r w:rsidR="00D84DC8" w:rsidRPr="00951ED1">
        <w:rPr>
          <w:rFonts w:cs="Calibri"/>
          <w:color w:val="000000"/>
          <w:sz w:val="24"/>
          <w:szCs w:val="24"/>
        </w:rPr>
        <w:t xml:space="preserve">absorption and scattering of light by, for example algae, sediments and coloured dissolved organic matter) </w:t>
      </w:r>
      <w:r w:rsidR="00EA2911" w:rsidRPr="00951ED1">
        <w:rPr>
          <w:rFonts w:cs="Calibri"/>
          <w:color w:val="000000"/>
          <w:sz w:val="24"/>
          <w:szCs w:val="24"/>
        </w:rPr>
        <w:t xml:space="preserve">play </w:t>
      </w:r>
      <w:r w:rsidR="00D84DC8" w:rsidRPr="00951ED1">
        <w:rPr>
          <w:rFonts w:cs="Calibri"/>
          <w:color w:val="000000"/>
          <w:sz w:val="24"/>
          <w:szCs w:val="24"/>
        </w:rPr>
        <w:t>a critical role</w:t>
      </w:r>
      <w:r w:rsidR="00EA2911" w:rsidRPr="00951ED1">
        <w:rPr>
          <w:rFonts w:cs="Calibri"/>
          <w:color w:val="000000"/>
          <w:sz w:val="24"/>
          <w:szCs w:val="24"/>
        </w:rPr>
        <w:t xml:space="preserve"> in determining the </w:t>
      </w:r>
      <w:r w:rsidR="00D84DC8" w:rsidRPr="00951ED1">
        <w:rPr>
          <w:rFonts w:cs="Calibri"/>
          <w:color w:val="000000"/>
          <w:sz w:val="24"/>
          <w:szCs w:val="24"/>
        </w:rPr>
        <w:t xml:space="preserve">propagation </w:t>
      </w:r>
      <w:r w:rsidR="00EA2911" w:rsidRPr="00951ED1">
        <w:rPr>
          <w:rFonts w:cs="Calibri"/>
          <w:color w:val="000000"/>
          <w:sz w:val="24"/>
          <w:szCs w:val="24"/>
        </w:rPr>
        <w:t xml:space="preserve">of artificial light </w:t>
      </w:r>
      <w:r w:rsidR="008B51E7" w:rsidRPr="00951ED1">
        <w:rPr>
          <w:rFonts w:cs="Calibri"/>
          <w:color w:val="000000"/>
          <w:sz w:val="24"/>
          <w:szCs w:val="24"/>
        </w:rPr>
        <w:t>in seawater</w:t>
      </w:r>
      <w:r w:rsidR="0088372C" w:rsidRPr="00951ED1">
        <w:rPr>
          <w:rFonts w:cs="Calibri"/>
          <w:color w:val="000000"/>
          <w:sz w:val="24"/>
          <w:szCs w:val="24"/>
        </w:rPr>
        <w:t>. We</w:t>
      </w:r>
      <w:r w:rsidR="008B51E7" w:rsidRPr="00951ED1">
        <w:rPr>
          <w:rFonts w:cs="Calibri"/>
          <w:color w:val="000000"/>
          <w:sz w:val="24"/>
          <w:szCs w:val="24"/>
        </w:rPr>
        <w:t xml:space="preserve"> </w:t>
      </w:r>
      <w:r w:rsidR="00EA2911" w:rsidRPr="00951ED1">
        <w:rPr>
          <w:rFonts w:cs="Calibri"/>
          <w:color w:val="000000"/>
          <w:sz w:val="24"/>
          <w:szCs w:val="24"/>
        </w:rPr>
        <w:t>account</w:t>
      </w:r>
      <w:r w:rsidR="0088372C" w:rsidRPr="00951ED1">
        <w:rPr>
          <w:rFonts w:cs="Calibri"/>
          <w:color w:val="000000"/>
          <w:sz w:val="24"/>
          <w:szCs w:val="24"/>
        </w:rPr>
        <w:t>ed</w:t>
      </w:r>
      <w:r w:rsidR="00EA2911" w:rsidRPr="00951ED1">
        <w:rPr>
          <w:rFonts w:cs="Calibri"/>
          <w:color w:val="000000"/>
          <w:sz w:val="24"/>
          <w:szCs w:val="24"/>
        </w:rPr>
        <w:t xml:space="preserve"> for them</w:t>
      </w:r>
      <w:r w:rsidR="0088372C" w:rsidRPr="00951ED1">
        <w:rPr>
          <w:rFonts w:cs="Calibri"/>
          <w:color w:val="000000"/>
          <w:sz w:val="24"/>
          <w:szCs w:val="24"/>
        </w:rPr>
        <w:t xml:space="preserve"> by quantifying the</w:t>
      </w:r>
      <w:r w:rsidR="00C079E1">
        <w:rPr>
          <w:rFonts w:cs="Calibri"/>
          <w:color w:val="000000"/>
          <w:sz w:val="24"/>
          <w:szCs w:val="24"/>
        </w:rPr>
        <w:t xml:space="preserve"> </w:t>
      </w:r>
      <w:r w:rsidR="0088372C" w:rsidRPr="00951ED1">
        <w:rPr>
          <w:color w:val="000000"/>
          <w:sz w:val="24"/>
          <w:szCs w:val="24"/>
        </w:rPr>
        <w:t>s</w:t>
      </w:r>
      <w:r w:rsidR="007251B3" w:rsidRPr="00951ED1">
        <w:rPr>
          <w:color w:val="000000"/>
          <w:sz w:val="24"/>
          <w:szCs w:val="24"/>
        </w:rPr>
        <w:t xml:space="preserve">ub-surface in-water optical properties (IOPs) at </w:t>
      </w:r>
      <w:r w:rsidR="0088372C" w:rsidRPr="00951ED1">
        <w:rPr>
          <w:color w:val="000000"/>
          <w:sz w:val="24"/>
          <w:szCs w:val="24"/>
        </w:rPr>
        <w:t>43</w:t>
      </w:r>
      <w:r w:rsidR="007251B3" w:rsidRPr="00951ED1">
        <w:rPr>
          <w:color w:val="000000"/>
          <w:sz w:val="24"/>
          <w:szCs w:val="24"/>
        </w:rPr>
        <w:t xml:space="preserve"> station locations using a pole mounted Wet Labs BBFL2 which measures backscatter (b</w:t>
      </w:r>
      <w:r w:rsidR="007251B3" w:rsidRPr="00951ED1">
        <w:rPr>
          <w:color w:val="000000"/>
          <w:sz w:val="24"/>
          <w:szCs w:val="24"/>
          <w:vertAlign w:val="subscript"/>
        </w:rPr>
        <w:t>b</w:t>
      </w:r>
      <w:r w:rsidR="007251B3" w:rsidRPr="00951ED1">
        <w:rPr>
          <w:color w:val="000000"/>
          <w:sz w:val="24"/>
          <w:szCs w:val="24"/>
        </w:rPr>
        <w:t>) at 532 nm, chlorophyll fluorescence calibrated as chlorophyll concentration (mg</w:t>
      </w:r>
      <w:r w:rsidR="006501B6" w:rsidRPr="00951ED1">
        <w:rPr>
          <w:color w:val="000000"/>
          <w:sz w:val="24"/>
          <w:szCs w:val="24"/>
        </w:rPr>
        <w:t xml:space="preserve"> </w:t>
      </w:r>
      <w:r w:rsidR="007251B3" w:rsidRPr="00951ED1">
        <w:rPr>
          <w:color w:val="000000"/>
          <w:sz w:val="24"/>
          <w:szCs w:val="24"/>
        </w:rPr>
        <w:t>m</w:t>
      </w:r>
      <w:r w:rsidR="007251B3" w:rsidRPr="00951ED1">
        <w:rPr>
          <w:color w:val="000000"/>
          <w:sz w:val="24"/>
          <w:szCs w:val="24"/>
          <w:vertAlign w:val="superscript"/>
        </w:rPr>
        <w:t>-3</w:t>
      </w:r>
      <w:r w:rsidR="007251B3" w:rsidRPr="00951ED1">
        <w:rPr>
          <w:color w:val="000000"/>
          <w:sz w:val="24"/>
          <w:szCs w:val="24"/>
        </w:rPr>
        <w:t>) and fluorescence due to coloured dissolved organic matter (</w:t>
      </w:r>
      <w:proofErr w:type="spellStart"/>
      <w:r w:rsidR="006501B6" w:rsidRPr="00951ED1">
        <w:rPr>
          <w:color w:val="000000"/>
          <w:sz w:val="24"/>
          <w:szCs w:val="24"/>
        </w:rPr>
        <w:t>fCDOM</w:t>
      </w:r>
      <w:proofErr w:type="spellEnd"/>
      <w:r w:rsidR="006501B6" w:rsidRPr="00951ED1">
        <w:rPr>
          <w:color w:val="000000"/>
          <w:sz w:val="24"/>
          <w:szCs w:val="24"/>
        </w:rPr>
        <w:t xml:space="preserve">). </w:t>
      </w:r>
      <w:r w:rsidR="007251B3" w:rsidRPr="00951ED1">
        <w:rPr>
          <w:color w:val="000000"/>
          <w:sz w:val="24"/>
          <w:szCs w:val="24"/>
        </w:rPr>
        <w:t xml:space="preserve">The instrument was held just below the surface for a period of three minutes, using a 1Hz sampling rate, to enable a </w:t>
      </w:r>
      <w:r w:rsidR="00D84DC8" w:rsidRPr="00951ED1">
        <w:rPr>
          <w:color w:val="000000"/>
          <w:sz w:val="24"/>
          <w:szCs w:val="24"/>
        </w:rPr>
        <w:t xml:space="preserve">representative </w:t>
      </w:r>
      <w:r w:rsidR="007251B3" w:rsidRPr="00951ED1">
        <w:rPr>
          <w:color w:val="000000"/>
          <w:sz w:val="24"/>
          <w:szCs w:val="24"/>
        </w:rPr>
        <w:t xml:space="preserve">amount of data </w:t>
      </w:r>
      <w:r w:rsidR="00361F61" w:rsidRPr="00951ED1">
        <w:rPr>
          <w:color w:val="000000"/>
          <w:sz w:val="24"/>
          <w:szCs w:val="24"/>
        </w:rPr>
        <w:t>(</w:t>
      </w:r>
      <w:r w:rsidR="00361F61" w:rsidRPr="00951ED1">
        <w:rPr>
          <w:i/>
          <w:color w:val="000000"/>
          <w:sz w:val="24"/>
          <w:szCs w:val="24"/>
        </w:rPr>
        <w:t>n</w:t>
      </w:r>
      <w:r w:rsidR="00361F61" w:rsidRPr="00951ED1">
        <w:rPr>
          <w:color w:val="000000"/>
          <w:sz w:val="24"/>
          <w:szCs w:val="24"/>
        </w:rPr>
        <w:t xml:space="preserve">&gt;180) </w:t>
      </w:r>
      <w:r w:rsidR="00A746FE" w:rsidRPr="00951ED1">
        <w:rPr>
          <w:color w:val="000000"/>
          <w:sz w:val="24"/>
          <w:szCs w:val="24"/>
        </w:rPr>
        <w:t>to be collected.</w:t>
      </w:r>
    </w:p>
    <w:p w14:paraId="64667FF4" w14:textId="77777777" w:rsidR="007251B3" w:rsidRPr="00951ED1" w:rsidRDefault="00380A24" w:rsidP="00951ED1">
      <w:pPr>
        <w:pStyle w:val="Heading2"/>
      </w:pPr>
      <w:r w:rsidRPr="00951ED1">
        <w:t xml:space="preserve">Mapping </w:t>
      </w:r>
      <w:r w:rsidR="00EC2388" w:rsidRPr="00951ED1">
        <w:t>sea surface irradiances</w:t>
      </w:r>
    </w:p>
    <w:p w14:paraId="4B478FBA" w14:textId="109A6050" w:rsidR="00725BF2" w:rsidRPr="00951ED1" w:rsidRDefault="00557A25" w:rsidP="00F94280">
      <w:pPr>
        <w:spacing w:line="480" w:lineRule="auto"/>
        <w:jc w:val="both"/>
        <w:rPr>
          <w:color w:val="000000"/>
          <w:sz w:val="24"/>
          <w:szCs w:val="24"/>
        </w:rPr>
      </w:pPr>
      <w:r w:rsidRPr="00951ED1">
        <w:rPr>
          <w:color w:val="000000"/>
          <w:sz w:val="24"/>
          <w:szCs w:val="24"/>
        </w:rPr>
        <w:t xml:space="preserve">All spatial data </w:t>
      </w:r>
      <w:commentRangeStart w:id="21"/>
      <w:del w:id="22" w:author="Tim Smyth" w:date="2019-12-05T11:43:00Z">
        <w:r w:rsidRPr="00951ED1" w:rsidDel="008766DD">
          <w:rPr>
            <w:color w:val="000000"/>
            <w:sz w:val="24"/>
            <w:szCs w:val="24"/>
          </w:rPr>
          <w:delText xml:space="preserve">management </w:delText>
        </w:r>
      </w:del>
      <w:ins w:id="23" w:author="Tim Smyth" w:date="2019-12-05T11:43:00Z">
        <w:r w:rsidR="008766DD" w:rsidRPr="00951ED1">
          <w:rPr>
            <w:color w:val="000000"/>
            <w:sz w:val="24"/>
            <w:szCs w:val="24"/>
          </w:rPr>
          <w:t>man</w:t>
        </w:r>
        <w:r w:rsidR="008766DD">
          <w:rPr>
            <w:color w:val="000000"/>
            <w:sz w:val="24"/>
            <w:szCs w:val="24"/>
          </w:rPr>
          <w:t>ipulation</w:t>
        </w:r>
      </w:ins>
      <w:commentRangeEnd w:id="21"/>
      <w:ins w:id="24" w:author="Tim Smyth" w:date="2019-12-05T11:44:00Z">
        <w:r w:rsidR="008766DD">
          <w:rPr>
            <w:rStyle w:val="CommentReference"/>
          </w:rPr>
          <w:commentReference w:id="21"/>
        </w:r>
      </w:ins>
      <w:ins w:id="25" w:author="Tim Smyth" w:date="2019-12-05T11:43:00Z">
        <w:r w:rsidR="008766DD" w:rsidRPr="00951ED1">
          <w:rPr>
            <w:color w:val="000000"/>
            <w:sz w:val="24"/>
            <w:szCs w:val="24"/>
          </w:rPr>
          <w:t xml:space="preserve"> </w:t>
        </w:r>
      </w:ins>
      <w:r w:rsidRPr="00951ED1">
        <w:rPr>
          <w:color w:val="000000"/>
          <w:sz w:val="24"/>
          <w:szCs w:val="24"/>
        </w:rPr>
        <w:t xml:space="preserve">was carried out in QGIS version 3.2.2. </w:t>
      </w:r>
      <w:r w:rsidR="00705B97" w:rsidRPr="00951ED1">
        <w:rPr>
          <w:color w:val="000000"/>
          <w:sz w:val="24"/>
          <w:szCs w:val="24"/>
        </w:rPr>
        <w:t>Data processing was carried out separate</w:t>
      </w:r>
      <w:r w:rsidR="00F94280" w:rsidRPr="00951ED1">
        <w:rPr>
          <w:color w:val="000000"/>
          <w:sz w:val="24"/>
          <w:szCs w:val="24"/>
        </w:rPr>
        <w:t>ly for data collected under cloudy</w:t>
      </w:r>
      <w:r w:rsidR="00705B97" w:rsidRPr="00951ED1">
        <w:rPr>
          <w:color w:val="000000"/>
          <w:sz w:val="24"/>
          <w:szCs w:val="24"/>
        </w:rPr>
        <w:t xml:space="preserve"> and </w:t>
      </w:r>
      <w:r w:rsidR="00F94280" w:rsidRPr="00951ED1">
        <w:rPr>
          <w:color w:val="000000"/>
          <w:sz w:val="24"/>
          <w:szCs w:val="24"/>
        </w:rPr>
        <w:t xml:space="preserve">clear </w:t>
      </w:r>
      <w:r w:rsidR="00705B97" w:rsidRPr="00951ED1">
        <w:rPr>
          <w:color w:val="000000"/>
          <w:sz w:val="24"/>
          <w:szCs w:val="24"/>
        </w:rPr>
        <w:t>conditions suc</w:t>
      </w:r>
      <w:r w:rsidR="00725BF2" w:rsidRPr="00951ED1">
        <w:rPr>
          <w:color w:val="000000"/>
          <w:sz w:val="24"/>
          <w:szCs w:val="24"/>
        </w:rPr>
        <w:t>h that the influence of cloud on</w:t>
      </w:r>
      <w:r w:rsidR="00705B97" w:rsidRPr="00951ED1">
        <w:rPr>
          <w:color w:val="000000"/>
          <w:sz w:val="24"/>
          <w:szCs w:val="24"/>
        </w:rPr>
        <w:t xml:space="preserve"> </w:t>
      </w:r>
      <w:r w:rsidR="008B51E7" w:rsidRPr="00951ED1">
        <w:rPr>
          <w:color w:val="000000"/>
          <w:sz w:val="24"/>
          <w:szCs w:val="24"/>
        </w:rPr>
        <w:t xml:space="preserve">the </w:t>
      </w:r>
      <w:r w:rsidR="00705B97" w:rsidRPr="00951ED1">
        <w:rPr>
          <w:color w:val="000000"/>
          <w:sz w:val="24"/>
          <w:szCs w:val="24"/>
        </w:rPr>
        <w:t>extent and intensity</w:t>
      </w:r>
      <w:r w:rsidR="008B51E7" w:rsidRPr="00951ED1">
        <w:rPr>
          <w:color w:val="000000"/>
          <w:sz w:val="24"/>
          <w:szCs w:val="24"/>
        </w:rPr>
        <w:t xml:space="preserve"> of artificial light</w:t>
      </w:r>
      <w:r w:rsidR="00705B97" w:rsidRPr="00951ED1">
        <w:rPr>
          <w:color w:val="000000"/>
          <w:sz w:val="24"/>
          <w:szCs w:val="24"/>
        </w:rPr>
        <w:t xml:space="preserve"> could be established. </w:t>
      </w:r>
      <w:r w:rsidR="00B83300" w:rsidRPr="00951ED1">
        <w:rPr>
          <w:color w:val="000000"/>
          <w:sz w:val="24"/>
          <w:szCs w:val="24"/>
        </w:rPr>
        <w:t xml:space="preserve">Continuous recordings of </w:t>
      </w:r>
      <w:r w:rsidR="008B51E7" w:rsidRPr="00951ED1">
        <w:rPr>
          <w:color w:val="000000"/>
          <w:sz w:val="24"/>
          <w:szCs w:val="24"/>
        </w:rPr>
        <w:t xml:space="preserve">artificial light </w:t>
      </w:r>
      <w:r w:rsidR="00B83300" w:rsidRPr="00951ED1">
        <w:rPr>
          <w:color w:val="000000"/>
          <w:sz w:val="24"/>
          <w:szCs w:val="24"/>
        </w:rPr>
        <w:t xml:space="preserve">irradiances </w:t>
      </w:r>
      <w:r w:rsidR="00705B97" w:rsidRPr="00951ED1">
        <w:rPr>
          <w:color w:val="000000"/>
          <w:sz w:val="24"/>
          <w:szCs w:val="24"/>
        </w:rPr>
        <w:t xml:space="preserve">logged </w:t>
      </w:r>
      <w:r w:rsidR="00B83300" w:rsidRPr="00951ED1">
        <w:rPr>
          <w:color w:val="000000"/>
          <w:sz w:val="24"/>
          <w:szCs w:val="24"/>
        </w:rPr>
        <w:t xml:space="preserve">during transit at variable speeds </w:t>
      </w:r>
      <w:r w:rsidR="00705B97" w:rsidRPr="00951ED1">
        <w:rPr>
          <w:color w:val="000000"/>
          <w:sz w:val="24"/>
          <w:szCs w:val="24"/>
        </w:rPr>
        <w:t>resulted in highly uneven sample densities</w:t>
      </w:r>
      <w:r w:rsidR="00B83300" w:rsidRPr="00951ED1">
        <w:rPr>
          <w:color w:val="000000"/>
          <w:sz w:val="24"/>
          <w:szCs w:val="24"/>
        </w:rPr>
        <w:t xml:space="preserve">. To remove the leverage of densely sampled regions, data were </w:t>
      </w:r>
      <w:r w:rsidR="00705B97" w:rsidRPr="00951ED1">
        <w:rPr>
          <w:color w:val="000000"/>
          <w:sz w:val="24"/>
          <w:szCs w:val="24"/>
        </w:rPr>
        <w:t xml:space="preserve">first </w:t>
      </w:r>
      <w:r w:rsidR="00B83300" w:rsidRPr="00951ED1">
        <w:rPr>
          <w:color w:val="000000"/>
          <w:sz w:val="24"/>
          <w:szCs w:val="24"/>
        </w:rPr>
        <w:t>resampled across a 100m resolution,</w:t>
      </w:r>
      <w:r w:rsidR="00743A4C" w:rsidRPr="00951ED1">
        <w:rPr>
          <w:color w:val="000000"/>
          <w:sz w:val="24"/>
          <w:szCs w:val="24"/>
        </w:rPr>
        <w:t xml:space="preserve"> </w:t>
      </w:r>
      <w:r w:rsidR="00B83300" w:rsidRPr="00951ED1">
        <w:rPr>
          <w:color w:val="000000"/>
          <w:sz w:val="24"/>
          <w:szCs w:val="24"/>
        </w:rPr>
        <w:t xml:space="preserve">100m diameter circular buffered grid overlaid across the survey region. The median </w:t>
      </w:r>
      <w:r w:rsidR="00705B97" w:rsidRPr="00951ED1">
        <w:rPr>
          <w:color w:val="000000"/>
          <w:sz w:val="24"/>
          <w:szCs w:val="24"/>
        </w:rPr>
        <w:t xml:space="preserve">blue, green and red </w:t>
      </w:r>
      <w:r w:rsidR="00B83300" w:rsidRPr="00951ED1">
        <w:rPr>
          <w:color w:val="000000"/>
          <w:sz w:val="24"/>
          <w:szCs w:val="24"/>
        </w:rPr>
        <w:t>irradiance values falling within each buffered grid point were then extracted</w:t>
      </w:r>
      <w:ins w:id="26" w:author="Tim Smyth" w:date="2019-12-05T11:44:00Z">
        <w:r w:rsidR="008766DD">
          <w:rPr>
            <w:color w:val="000000"/>
            <w:sz w:val="24"/>
            <w:szCs w:val="24"/>
          </w:rPr>
          <w:t xml:space="preserve"> </w:t>
        </w:r>
      </w:ins>
      <w:del w:id="27" w:author="Tim Smyth" w:date="2019-12-05T11:44:00Z">
        <w:r w:rsidR="00B83300" w:rsidRPr="00951ED1" w:rsidDel="008766DD">
          <w:rPr>
            <w:color w:val="000000"/>
            <w:sz w:val="24"/>
            <w:szCs w:val="24"/>
          </w:rPr>
          <w:delText xml:space="preserve">, </w:delText>
        </w:r>
      </w:del>
      <w:r w:rsidR="00B83300" w:rsidRPr="00951ED1">
        <w:rPr>
          <w:color w:val="000000"/>
          <w:sz w:val="24"/>
          <w:szCs w:val="24"/>
        </w:rPr>
        <w:t xml:space="preserve">and </w:t>
      </w:r>
      <w:r w:rsidR="00705B97" w:rsidRPr="00951ED1">
        <w:rPr>
          <w:color w:val="000000"/>
          <w:sz w:val="24"/>
          <w:szCs w:val="24"/>
        </w:rPr>
        <w:t xml:space="preserve">interpolated to </w:t>
      </w:r>
      <w:r w:rsidR="007251B3" w:rsidRPr="00951ED1">
        <w:rPr>
          <w:color w:val="000000"/>
          <w:sz w:val="24"/>
          <w:szCs w:val="24"/>
        </w:rPr>
        <w:t xml:space="preserve">10m resolution </w:t>
      </w:r>
      <w:r w:rsidR="00705B97" w:rsidRPr="00951ED1">
        <w:rPr>
          <w:color w:val="000000"/>
          <w:sz w:val="24"/>
          <w:szCs w:val="24"/>
        </w:rPr>
        <w:t xml:space="preserve">sea surface irradiance </w:t>
      </w:r>
      <w:r w:rsidR="007251B3" w:rsidRPr="00951ED1">
        <w:rPr>
          <w:color w:val="000000"/>
          <w:sz w:val="24"/>
          <w:szCs w:val="24"/>
        </w:rPr>
        <w:t>map</w:t>
      </w:r>
      <w:r w:rsidR="00705B97" w:rsidRPr="00951ED1">
        <w:rPr>
          <w:color w:val="000000"/>
          <w:sz w:val="24"/>
          <w:szCs w:val="24"/>
        </w:rPr>
        <w:t>s</w:t>
      </w:r>
      <w:r w:rsidR="006501B6" w:rsidRPr="00951ED1">
        <w:rPr>
          <w:color w:val="000000"/>
          <w:sz w:val="24"/>
          <w:szCs w:val="24"/>
        </w:rPr>
        <w:t xml:space="preserve"> </w:t>
      </w:r>
      <w:r w:rsidR="007251B3" w:rsidRPr="00951ED1">
        <w:rPr>
          <w:color w:val="000000"/>
          <w:sz w:val="24"/>
          <w:szCs w:val="24"/>
        </w:rPr>
        <w:t xml:space="preserve">by kriging </w:t>
      </w:r>
      <w:del w:id="28" w:author="Tim Smyth" w:date="2019-12-05T11:44:00Z">
        <w:r w:rsidR="007251B3" w:rsidRPr="00951ED1" w:rsidDel="008766DD">
          <w:rPr>
            <w:color w:val="000000"/>
            <w:sz w:val="24"/>
            <w:szCs w:val="24"/>
          </w:rPr>
          <w:delText xml:space="preserve">with </w:delText>
        </w:r>
      </w:del>
      <w:ins w:id="29" w:author="Tim Smyth" w:date="2019-12-05T11:44:00Z">
        <w:r w:rsidR="008766DD">
          <w:rPr>
            <w:color w:val="000000"/>
            <w:sz w:val="24"/>
            <w:szCs w:val="24"/>
          </w:rPr>
          <w:t>using</w:t>
        </w:r>
        <w:r w:rsidR="008766DD" w:rsidRPr="00951ED1">
          <w:rPr>
            <w:color w:val="000000"/>
            <w:sz w:val="24"/>
            <w:szCs w:val="24"/>
          </w:rPr>
          <w:t xml:space="preserve"> </w:t>
        </w:r>
      </w:ins>
      <w:r w:rsidR="007251B3" w:rsidRPr="00951ED1">
        <w:rPr>
          <w:color w:val="000000"/>
          <w:sz w:val="24"/>
          <w:szCs w:val="24"/>
        </w:rPr>
        <w:t>an exponential semi-vari</w:t>
      </w:r>
      <w:r w:rsidR="00705B97" w:rsidRPr="00951ED1">
        <w:rPr>
          <w:color w:val="000000"/>
          <w:sz w:val="24"/>
          <w:szCs w:val="24"/>
        </w:rPr>
        <w:t>ogram model.</w:t>
      </w:r>
      <w:r w:rsidR="00725BF2" w:rsidRPr="00951ED1">
        <w:rPr>
          <w:color w:val="000000"/>
          <w:sz w:val="24"/>
          <w:szCs w:val="24"/>
        </w:rPr>
        <w:t xml:space="preserve"> </w:t>
      </w:r>
    </w:p>
    <w:p w14:paraId="1361B57B" w14:textId="77777777" w:rsidR="00EC2388" w:rsidRPr="00951ED1" w:rsidRDefault="00EC2388" w:rsidP="00951ED1">
      <w:pPr>
        <w:pStyle w:val="Heading2"/>
      </w:pPr>
      <w:r w:rsidRPr="00951ED1">
        <w:t>Correcting for background sky brightness</w:t>
      </w:r>
    </w:p>
    <w:p w14:paraId="267BDA2B" w14:textId="3833D002" w:rsidR="00705B97" w:rsidRPr="00951ED1" w:rsidRDefault="00725BF2" w:rsidP="00F94280">
      <w:pPr>
        <w:spacing w:line="480" w:lineRule="auto"/>
        <w:jc w:val="both"/>
        <w:rPr>
          <w:color w:val="000000"/>
          <w:sz w:val="24"/>
          <w:szCs w:val="24"/>
        </w:rPr>
      </w:pPr>
      <w:r w:rsidRPr="00951ED1">
        <w:rPr>
          <w:color w:val="000000"/>
          <w:sz w:val="24"/>
          <w:szCs w:val="24"/>
        </w:rPr>
        <w:t xml:space="preserve">The resulting </w:t>
      </w:r>
      <w:proofErr w:type="spellStart"/>
      <w:r w:rsidR="00327BBF" w:rsidRPr="00951ED1">
        <w:rPr>
          <w:color w:val="000000"/>
          <w:sz w:val="24"/>
          <w:szCs w:val="24"/>
        </w:rPr>
        <w:t>raster</w:t>
      </w:r>
      <w:del w:id="30" w:author="Tim Smyth" w:date="2019-12-05T11:44:00Z">
        <w:r w:rsidR="00327BBF" w:rsidRPr="00951ED1" w:rsidDel="008766DD">
          <w:rPr>
            <w:color w:val="000000"/>
            <w:sz w:val="24"/>
            <w:szCs w:val="24"/>
          </w:rPr>
          <w:delText>’</w:delText>
        </w:r>
      </w:del>
      <w:r w:rsidR="00327BBF" w:rsidRPr="00951ED1">
        <w:rPr>
          <w:color w:val="000000"/>
          <w:sz w:val="24"/>
          <w:szCs w:val="24"/>
        </w:rPr>
        <w:t>s</w:t>
      </w:r>
      <w:proofErr w:type="spellEnd"/>
      <w:r w:rsidR="00327BBF" w:rsidRPr="00951ED1">
        <w:rPr>
          <w:color w:val="000000"/>
          <w:sz w:val="24"/>
          <w:szCs w:val="24"/>
        </w:rPr>
        <w:t xml:space="preserve"> </w:t>
      </w:r>
      <w:proofErr w:type="gramStart"/>
      <w:r w:rsidRPr="00951ED1">
        <w:rPr>
          <w:color w:val="000000"/>
          <w:sz w:val="24"/>
          <w:szCs w:val="24"/>
        </w:rPr>
        <w:t>were</w:t>
      </w:r>
      <w:proofErr w:type="gramEnd"/>
      <w:r w:rsidRPr="00951ED1">
        <w:rPr>
          <w:color w:val="000000"/>
          <w:sz w:val="24"/>
          <w:szCs w:val="24"/>
        </w:rPr>
        <w:t xml:space="preserve"> corrected for natural background irradiance using the intercept of the relationships between</w:t>
      </w:r>
      <w:r w:rsidR="00327BBF" w:rsidRPr="00951ED1">
        <w:rPr>
          <w:color w:val="000000"/>
          <w:sz w:val="24"/>
          <w:szCs w:val="24"/>
        </w:rPr>
        <w:t xml:space="preserve"> interpolated</w:t>
      </w:r>
      <w:r w:rsidRPr="00951ED1">
        <w:rPr>
          <w:color w:val="000000"/>
          <w:sz w:val="24"/>
          <w:szCs w:val="24"/>
        </w:rPr>
        <w:t xml:space="preserve"> </w:t>
      </w:r>
      <w:r w:rsidR="00327BBF" w:rsidRPr="00951ED1">
        <w:rPr>
          <w:color w:val="000000"/>
          <w:sz w:val="24"/>
          <w:szCs w:val="24"/>
        </w:rPr>
        <w:t xml:space="preserve">broadband red, green and blue </w:t>
      </w:r>
      <w:r w:rsidRPr="00951ED1">
        <w:rPr>
          <w:color w:val="000000"/>
          <w:sz w:val="24"/>
          <w:szCs w:val="24"/>
        </w:rPr>
        <w:t>irradiances and predicted night sky brightness (</w:t>
      </w:r>
      <w:proofErr w:type="spellStart"/>
      <w:r w:rsidRPr="00951ED1">
        <w:rPr>
          <w:color w:val="000000"/>
          <w:sz w:val="24"/>
          <w:szCs w:val="24"/>
        </w:rPr>
        <w:t>mCd</w:t>
      </w:r>
      <w:proofErr w:type="spellEnd"/>
      <w:r w:rsidRPr="00951ED1">
        <w:rPr>
          <w:color w:val="000000"/>
          <w:sz w:val="24"/>
          <w:szCs w:val="24"/>
        </w:rPr>
        <w:t xml:space="preserve"> m</w:t>
      </w:r>
      <w:r w:rsidRPr="00951ED1">
        <w:rPr>
          <w:color w:val="000000"/>
          <w:sz w:val="24"/>
          <w:szCs w:val="24"/>
          <w:vertAlign w:val="superscript"/>
        </w:rPr>
        <w:t>-2</w:t>
      </w:r>
      <w:r w:rsidRPr="00951ED1">
        <w:rPr>
          <w:color w:val="000000"/>
          <w:sz w:val="24"/>
          <w:szCs w:val="24"/>
        </w:rPr>
        <w:t>) from the New World</w:t>
      </w:r>
      <w:r w:rsidR="00327BBF" w:rsidRPr="00951ED1">
        <w:rPr>
          <w:color w:val="000000"/>
          <w:sz w:val="24"/>
          <w:szCs w:val="24"/>
        </w:rPr>
        <w:t xml:space="preserve"> Atlas of Night Sky Brightness </w:t>
      </w:r>
      <w:commentRangeStart w:id="31"/>
      <w:r w:rsidR="00327BBF" w:rsidRPr="00951ED1">
        <w:rPr>
          <w:color w:val="000000"/>
          <w:sz w:val="24"/>
          <w:szCs w:val="24"/>
        </w:rPr>
        <w:lastRenderedPageBreak/>
        <w:t>[</w:t>
      </w:r>
      <w:r w:rsidR="00361F61" w:rsidRPr="00951ED1">
        <w:rPr>
          <w:noProof/>
          <w:color w:val="000000"/>
          <w:sz w:val="24"/>
          <w:szCs w:val="24"/>
        </w:rPr>
        <w:t>(</w:t>
      </w:r>
      <w:proofErr w:type="spellStart"/>
      <w:r w:rsidR="00361F61" w:rsidRPr="00951ED1">
        <w:rPr>
          <w:noProof/>
          <w:color w:val="000000"/>
          <w:sz w:val="24"/>
          <w:szCs w:val="24"/>
        </w:rPr>
        <w:t>Falchi</w:t>
      </w:r>
      <w:proofErr w:type="spellEnd"/>
      <w:r w:rsidR="00361F61" w:rsidRPr="00951ED1">
        <w:rPr>
          <w:noProof/>
          <w:color w:val="000000"/>
          <w:sz w:val="24"/>
          <w:szCs w:val="24"/>
        </w:rPr>
        <w:t xml:space="preserve"> et al., 2016)</w:t>
      </w:r>
      <w:r w:rsidR="00327BBF" w:rsidRPr="00951ED1">
        <w:rPr>
          <w:color w:val="000000"/>
          <w:sz w:val="24"/>
          <w:szCs w:val="24"/>
        </w:rPr>
        <w:t>; obtained from http://dataservices.gfzpotsdam.de/contact/showshort.php?id=escidoc:1541893&amp;contactform]</w:t>
      </w:r>
      <w:r w:rsidRPr="00951ED1">
        <w:rPr>
          <w:color w:val="000000"/>
          <w:sz w:val="24"/>
          <w:szCs w:val="24"/>
        </w:rPr>
        <w:t xml:space="preserve"> </w:t>
      </w:r>
      <w:commentRangeEnd w:id="31"/>
      <w:r w:rsidR="008766DD">
        <w:rPr>
          <w:rStyle w:val="CommentReference"/>
        </w:rPr>
        <w:commentReference w:id="31"/>
      </w:r>
      <w:r w:rsidR="00743A4C" w:rsidRPr="00951ED1">
        <w:rPr>
          <w:color w:val="000000"/>
          <w:sz w:val="24"/>
          <w:szCs w:val="24"/>
        </w:rPr>
        <w:t xml:space="preserve">which were </w:t>
      </w:r>
      <w:r w:rsidRPr="00951ED1">
        <w:rPr>
          <w:color w:val="000000"/>
          <w:sz w:val="24"/>
          <w:szCs w:val="24"/>
        </w:rPr>
        <w:t>extracted for pre</w:t>
      </w:r>
      <w:r w:rsidR="002A4B81" w:rsidRPr="00951ED1">
        <w:rPr>
          <w:color w:val="000000"/>
          <w:sz w:val="24"/>
          <w:szCs w:val="24"/>
        </w:rPr>
        <w:t>-</w:t>
      </w:r>
      <w:r w:rsidRPr="00951ED1">
        <w:rPr>
          <w:color w:val="000000"/>
          <w:sz w:val="24"/>
          <w:szCs w:val="24"/>
        </w:rPr>
        <w:t xml:space="preserve">allocated sampling stations for both x and y data (Figure </w:t>
      </w:r>
      <w:r w:rsidR="00327BBF" w:rsidRPr="00951ED1">
        <w:rPr>
          <w:color w:val="000000"/>
          <w:sz w:val="24"/>
          <w:szCs w:val="24"/>
        </w:rPr>
        <w:t>S</w:t>
      </w:r>
      <w:r w:rsidR="00C079E1">
        <w:rPr>
          <w:color w:val="000000"/>
          <w:sz w:val="24"/>
          <w:szCs w:val="24"/>
        </w:rPr>
        <w:t>2</w:t>
      </w:r>
      <w:r w:rsidRPr="00951ED1">
        <w:rPr>
          <w:color w:val="000000"/>
          <w:sz w:val="24"/>
          <w:szCs w:val="24"/>
        </w:rPr>
        <w:t>). The</w:t>
      </w:r>
      <w:r w:rsidR="00327BBF" w:rsidRPr="00951ED1">
        <w:rPr>
          <w:color w:val="000000"/>
          <w:sz w:val="24"/>
          <w:szCs w:val="24"/>
        </w:rPr>
        <w:t>se</w:t>
      </w:r>
      <w:r w:rsidRPr="00951ED1">
        <w:rPr>
          <w:color w:val="000000"/>
          <w:sz w:val="24"/>
          <w:szCs w:val="24"/>
        </w:rPr>
        <w:t xml:space="preserve"> relationships were quantified using quantile regression on the median to reduce the leverage of irradiances recorded under direct light sources including bridge and port lights</w:t>
      </w:r>
      <w:r w:rsidR="00C079E1">
        <w:rPr>
          <w:color w:val="000000"/>
          <w:sz w:val="24"/>
          <w:szCs w:val="24"/>
        </w:rPr>
        <w:t xml:space="preserve"> (Figure S2</w:t>
      </w:r>
      <w:r w:rsidR="00EC2388" w:rsidRPr="00951ED1">
        <w:rPr>
          <w:color w:val="000000"/>
          <w:sz w:val="24"/>
          <w:szCs w:val="24"/>
        </w:rPr>
        <w:t>)</w:t>
      </w:r>
      <w:r w:rsidRPr="00951ED1">
        <w:rPr>
          <w:color w:val="000000"/>
          <w:sz w:val="24"/>
          <w:szCs w:val="24"/>
        </w:rPr>
        <w:t>. The</w:t>
      </w:r>
      <w:r w:rsidR="00EC2388" w:rsidRPr="00951ED1">
        <w:rPr>
          <w:color w:val="000000"/>
          <w:sz w:val="24"/>
          <w:szCs w:val="24"/>
        </w:rPr>
        <w:t xml:space="preserve"> night sky brightness data were supplied corrected for natural background lighting from the stars and Milky Way, hence the intercept of these relationships can be taken as i</w:t>
      </w:r>
      <w:r w:rsidR="00984096" w:rsidRPr="00951ED1">
        <w:rPr>
          <w:color w:val="000000"/>
          <w:sz w:val="24"/>
          <w:szCs w:val="24"/>
        </w:rPr>
        <w:t>rradiance in the absence of artificial light</w:t>
      </w:r>
      <w:r w:rsidR="00EC2388" w:rsidRPr="00951ED1">
        <w:rPr>
          <w:color w:val="000000"/>
          <w:sz w:val="24"/>
          <w:szCs w:val="24"/>
        </w:rPr>
        <w:t xml:space="preserve"> and was subtracted from the surface irradiance maps</w:t>
      </w:r>
      <w:r w:rsidR="00F94280" w:rsidRPr="00951ED1">
        <w:rPr>
          <w:color w:val="000000"/>
          <w:sz w:val="24"/>
          <w:szCs w:val="24"/>
        </w:rPr>
        <w:t xml:space="preserve"> to correct for natural background</w:t>
      </w:r>
      <w:r w:rsidR="008B51E7" w:rsidRPr="00951ED1">
        <w:rPr>
          <w:color w:val="000000"/>
          <w:sz w:val="24"/>
          <w:szCs w:val="24"/>
        </w:rPr>
        <w:t xml:space="preserve"> light sources</w:t>
      </w:r>
      <w:r w:rsidR="00EC2388" w:rsidRPr="00951ED1">
        <w:rPr>
          <w:color w:val="000000"/>
          <w:sz w:val="24"/>
          <w:szCs w:val="24"/>
        </w:rPr>
        <w:t>.</w:t>
      </w:r>
    </w:p>
    <w:p w14:paraId="786D7D15" w14:textId="77777777" w:rsidR="00EC2388" w:rsidRPr="00951ED1" w:rsidRDefault="00EC2388" w:rsidP="00951ED1">
      <w:pPr>
        <w:pStyle w:val="Heading2"/>
      </w:pPr>
      <w:r w:rsidRPr="00951ED1">
        <w:t>Seafloor Bathymetry</w:t>
      </w:r>
    </w:p>
    <w:p w14:paraId="1B648A30" w14:textId="1D2AFD04" w:rsidR="007251B3" w:rsidRPr="00951ED1" w:rsidRDefault="007251B3" w:rsidP="00F94280">
      <w:pPr>
        <w:spacing w:line="480" w:lineRule="auto"/>
        <w:jc w:val="both"/>
        <w:rPr>
          <w:color w:val="000000"/>
          <w:sz w:val="24"/>
          <w:szCs w:val="24"/>
        </w:rPr>
      </w:pPr>
      <w:r w:rsidRPr="00951ED1">
        <w:rPr>
          <w:color w:val="000000"/>
          <w:sz w:val="24"/>
          <w:szCs w:val="24"/>
        </w:rPr>
        <w:t>A 10m resolution Mean Sea Level (MSL) bathymetry map for the region was obtained from the Channel Coastal Observatory (www.channelcoast.org) datasets</w:t>
      </w:r>
      <w:ins w:id="32" w:author="Tim Smyth" w:date="2019-12-05T11:50:00Z">
        <w:r w:rsidR="008766DD">
          <w:rPr>
            <w:color w:val="000000"/>
            <w:sz w:val="24"/>
            <w:szCs w:val="24"/>
          </w:rPr>
          <w:t xml:space="preserve"> </w:t>
        </w:r>
      </w:ins>
      <w:del w:id="33" w:author="Tim Smyth" w:date="2019-12-05T11:50:00Z">
        <w:r w:rsidRPr="00951ED1" w:rsidDel="008766DD">
          <w:rPr>
            <w:color w:val="000000"/>
            <w:sz w:val="24"/>
            <w:szCs w:val="24"/>
          </w:rPr>
          <w:delText xml:space="preserve">, </w:delText>
        </w:r>
      </w:del>
      <w:r w:rsidRPr="00951ED1">
        <w:rPr>
          <w:color w:val="000000"/>
          <w:sz w:val="24"/>
          <w:szCs w:val="24"/>
        </w:rPr>
        <w:t>and converted to depth at Mean High Water Spring (MHWS) and Mean Low Water Spring (MLWS) tide using the local Vertical Offshore Reference Frames.</w:t>
      </w:r>
    </w:p>
    <w:p w14:paraId="7B161B24" w14:textId="77777777" w:rsidR="00EC2388" w:rsidRPr="00951ED1" w:rsidRDefault="00EC2388" w:rsidP="00951ED1">
      <w:pPr>
        <w:pStyle w:val="Heading2"/>
      </w:pPr>
      <w:r w:rsidRPr="00951ED1">
        <w:t>Modelling ALAN propagation in seawater</w:t>
      </w:r>
    </w:p>
    <w:p w14:paraId="1A1C2DC4" w14:textId="15393ED9" w:rsidR="007251B3" w:rsidRPr="00951ED1" w:rsidRDefault="007251B3" w:rsidP="00F33708">
      <w:pPr>
        <w:spacing w:line="480" w:lineRule="auto"/>
        <w:rPr>
          <w:color w:val="000000"/>
          <w:sz w:val="24"/>
          <w:szCs w:val="24"/>
        </w:rPr>
      </w:pPr>
      <w:r w:rsidRPr="00951ED1">
        <w:rPr>
          <w:color w:val="000000"/>
          <w:sz w:val="24"/>
          <w:szCs w:val="24"/>
        </w:rPr>
        <w:t xml:space="preserve">Sea surface </w:t>
      </w:r>
      <w:r w:rsidR="00327BBF" w:rsidRPr="00951ED1">
        <w:rPr>
          <w:color w:val="000000"/>
          <w:sz w:val="24"/>
          <w:szCs w:val="24"/>
        </w:rPr>
        <w:t>broadband red, green and blue irradiances under cloudy</w:t>
      </w:r>
      <w:r w:rsidRPr="00951ED1">
        <w:rPr>
          <w:color w:val="000000"/>
          <w:sz w:val="24"/>
          <w:szCs w:val="24"/>
        </w:rPr>
        <w:t xml:space="preserve"> and </w:t>
      </w:r>
      <w:r w:rsidR="00327BBF" w:rsidRPr="00951ED1">
        <w:rPr>
          <w:color w:val="000000"/>
          <w:sz w:val="24"/>
          <w:szCs w:val="24"/>
        </w:rPr>
        <w:t xml:space="preserve">clear </w:t>
      </w:r>
      <w:r w:rsidRPr="00951ED1">
        <w:rPr>
          <w:color w:val="000000"/>
          <w:sz w:val="24"/>
          <w:szCs w:val="24"/>
        </w:rPr>
        <w:t xml:space="preserve">conditions, and </w:t>
      </w:r>
      <w:r w:rsidR="00EC2388" w:rsidRPr="00951ED1">
        <w:rPr>
          <w:color w:val="000000"/>
          <w:sz w:val="24"/>
          <w:szCs w:val="24"/>
        </w:rPr>
        <w:t>depth</w:t>
      </w:r>
      <w:r w:rsidR="00F94280" w:rsidRPr="00951ED1">
        <w:rPr>
          <w:color w:val="000000"/>
          <w:sz w:val="24"/>
          <w:szCs w:val="24"/>
        </w:rPr>
        <w:t>s</w:t>
      </w:r>
      <w:r w:rsidR="00EC2388" w:rsidRPr="00951ED1">
        <w:rPr>
          <w:color w:val="000000"/>
          <w:sz w:val="24"/>
          <w:szCs w:val="24"/>
        </w:rPr>
        <w:t xml:space="preserve"> at MHWS and MLWS were</w:t>
      </w:r>
      <w:r w:rsidRPr="00951ED1">
        <w:rPr>
          <w:color w:val="000000"/>
          <w:sz w:val="24"/>
          <w:szCs w:val="24"/>
        </w:rPr>
        <w:t xml:space="preserve"> extracted across a 50m resolution point grid to define the input parameters of a hydrological optics model </w:t>
      </w:r>
      <w:r w:rsidR="007E687C" w:rsidRPr="00951ED1">
        <w:rPr>
          <w:color w:val="000000"/>
          <w:sz w:val="24"/>
          <w:szCs w:val="24"/>
        </w:rPr>
        <w:t xml:space="preserve">[HYROLIGHT </w:t>
      </w:r>
      <w:r w:rsidR="007E687C" w:rsidRPr="00951ED1">
        <w:rPr>
          <w:noProof/>
          <w:color w:val="000000"/>
          <w:sz w:val="24"/>
          <w:szCs w:val="24"/>
        </w:rPr>
        <w:t>(Mobley, 1995)</w:t>
      </w:r>
      <w:r w:rsidR="007E687C" w:rsidRPr="00951ED1">
        <w:rPr>
          <w:color w:val="000000"/>
          <w:sz w:val="24"/>
          <w:szCs w:val="24"/>
        </w:rPr>
        <w:t>]</w:t>
      </w:r>
      <w:r w:rsidRPr="00951ED1">
        <w:rPr>
          <w:noProof/>
          <w:color w:val="000000"/>
          <w:sz w:val="24"/>
          <w:szCs w:val="24"/>
        </w:rPr>
        <w:t xml:space="preserve"> </w:t>
      </w:r>
      <w:r w:rsidRPr="00951ED1">
        <w:rPr>
          <w:color w:val="000000"/>
          <w:sz w:val="24"/>
          <w:szCs w:val="24"/>
        </w:rPr>
        <w:t>of dowelling irradiance at the sea surface [</w:t>
      </w:r>
      <w:r w:rsidRPr="00951ED1">
        <w:rPr>
          <w:i/>
          <w:color w:val="000000"/>
          <w:sz w:val="24"/>
          <w:szCs w:val="24"/>
        </w:rPr>
        <w:t>Ed(0)</w:t>
      </w:r>
      <w:r w:rsidRPr="00951ED1">
        <w:rPr>
          <w:color w:val="000000"/>
          <w:sz w:val="24"/>
          <w:szCs w:val="24"/>
        </w:rPr>
        <w:t>], scalar irradiance just below the sea surface [</w:t>
      </w:r>
      <w:proofErr w:type="spellStart"/>
      <w:r w:rsidRPr="00951ED1">
        <w:rPr>
          <w:i/>
          <w:color w:val="000000"/>
          <w:sz w:val="24"/>
          <w:szCs w:val="24"/>
        </w:rPr>
        <w:t>Eo</w:t>
      </w:r>
      <w:proofErr w:type="spellEnd"/>
      <w:r w:rsidRPr="00951ED1">
        <w:rPr>
          <w:i/>
          <w:color w:val="000000"/>
          <w:sz w:val="24"/>
          <w:szCs w:val="24"/>
        </w:rPr>
        <w:t>(0-)</w:t>
      </w:r>
      <w:r w:rsidRPr="00951ED1">
        <w:rPr>
          <w:color w:val="000000"/>
          <w:sz w:val="24"/>
          <w:szCs w:val="24"/>
        </w:rPr>
        <w:t>], and scalar irradiance at the seabed as function of tide [</w:t>
      </w:r>
      <w:proofErr w:type="spellStart"/>
      <w:r w:rsidRPr="00951ED1">
        <w:rPr>
          <w:i/>
          <w:color w:val="000000"/>
          <w:sz w:val="24"/>
          <w:szCs w:val="24"/>
        </w:rPr>
        <w:t>Eo</w:t>
      </w:r>
      <w:proofErr w:type="spellEnd"/>
      <w:r w:rsidRPr="00951ED1">
        <w:rPr>
          <w:i/>
          <w:color w:val="000000"/>
          <w:sz w:val="24"/>
          <w:szCs w:val="24"/>
        </w:rPr>
        <w:t>(MHWS)</w:t>
      </w:r>
      <w:r w:rsidRPr="00951ED1">
        <w:rPr>
          <w:color w:val="000000"/>
          <w:sz w:val="24"/>
          <w:szCs w:val="24"/>
        </w:rPr>
        <w:t xml:space="preserve">, </w:t>
      </w:r>
      <w:proofErr w:type="spellStart"/>
      <w:r w:rsidRPr="00951ED1">
        <w:rPr>
          <w:i/>
          <w:color w:val="000000"/>
          <w:sz w:val="24"/>
          <w:szCs w:val="24"/>
        </w:rPr>
        <w:t>Eo</w:t>
      </w:r>
      <w:proofErr w:type="spellEnd"/>
      <w:r w:rsidRPr="00951ED1">
        <w:rPr>
          <w:i/>
          <w:color w:val="000000"/>
          <w:sz w:val="24"/>
          <w:szCs w:val="24"/>
        </w:rPr>
        <w:t>(MLWS)</w:t>
      </w:r>
      <w:r w:rsidRPr="00951ED1">
        <w:rPr>
          <w:color w:val="000000"/>
          <w:sz w:val="24"/>
          <w:szCs w:val="24"/>
        </w:rPr>
        <w:t>], depth, sea-surface irradiance, wavelength and inherent optical sea water properties.</w:t>
      </w:r>
      <w:r w:rsidRPr="00951ED1">
        <w:rPr>
          <w:rFonts w:cs="Calibri"/>
          <w:bCs/>
          <w:color w:val="000000"/>
          <w:sz w:val="24"/>
          <w:szCs w:val="24"/>
        </w:rPr>
        <w:t xml:space="preserve"> For areas of seabed exposed during low tide (MLWS), the value of </w:t>
      </w:r>
      <w:proofErr w:type="spellStart"/>
      <w:proofErr w:type="gramStart"/>
      <w:r w:rsidRPr="00951ED1">
        <w:rPr>
          <w:i/>
          <w:color w:val="000000"/>
          <w:sz w:val="24"/>
          <w:szCs w:val="24"/>
        </w:rPr>
        <w:t>Eo</w:t>
      </w:r>
      <w:proofErr w:type="spellEnd"/>
      <w:r w:rsidRPr="00951ED1">
        <w:rPr>
          <w:i/>
          <w:color w:val="000000"/>
          <w:sz w:val="24"/>
          <w:szCs w:val="24"/>
        </w:rPr>
        <w:t>(</w:t>
      </w:r>
      <w:proofErr w:type="gramEnd"/>
      <w:r w:rsidRPr="00951ED1">
        <w:rPr>
          <w:i/>
          <w:color w:val="000000"/>
          <w:sz w:val="24"/>
          <w:szCs w:val="24"/>
        </w:rPr>
        <w:t>MLWS)</w:t>
      </w:r>
      <w:r w:rsidRPr="00951ED1">
        <w:rPr>
          <w:color w:val="000000"/>
          <w:sz w:val="24"/>
          <w:szCs w:val="24"/>
        </w:rPr>
        <w:t xml:space="preserve"> was</w:t>
      </w:r>
      <w:r w:rsidRPr="00951ED1">
        <w:rPr>
          <w:i/>
          <w:color w:val="000000"/>
          <w:sz w:val="24"/>
          <w:szCs w:val="24"/>
        </w:rPr>
        <w:t xml:space="preserve"> </w:t>
      </w:r>
      <w:r w:rsidRPr="00951ED1">
        <w:rPr>
          <w:color w:val="000000"/>
          <w:sz w:val="24"/>
          <w:szCs w:val="24"/>
        </w:rPr>
        <w:t xml:space="preserve">set to </w:t>
      </w:r>
      <w:r w:rsidRPr="00951ED1">
        <w:rPr>
          <w:i/>
          <w:color w:val="000000"/>
          <w:sz w:val="24"/>
          <w:szCs w:val="24"/>
        </w:rPr>
        <w:t>Ed(0)</w:t>
      </w:r>
      <w:r w:rsidRPr="00951ED1">
        <w:rPr>
          <w:color w:val="000000"/>
          <w:sz w:val="24"/>
          <w:szCs w:val="24"/>
        </w:rPr>
        <w:t>. The measured IOPs were interpolated on</w:t>
      </w:r>
      <w:r w:rsidR="00F94280" w:rsidRPr="00951ED1">
        <w:rPr>
          <w:color w:val="000000"/>
          <w:sz w:val="24"/>
          <w:szCs w:val="24"/>
        </w:rPr>
        <w:t>to the same 10m resolution grid</w:t>
      </w:r>
      <w:ins w:id="34" w:author="Tim Smyth" w:date="2019-12-05T11:50:00Z">
        <w:r w:rsidR="008766DD">
          <w:rPr>
            <w:color w:val="000000"/>
            <w:sz w:val="24"/>
            <w:szCs w:val="24"/>
          </w:rPr>
          <w:t xml:space="preserve"> </w:t>
        </w:r>
      </w:ins>
      <w:del w:id="35" w:author="Tim Smyth" w:date="2019-12-05T11:50:00Z">
        <w:r w:rsidR="00F94280" w:rsidRPr="00951ED1" w:rsidDel="008766DD">
          <w:rPr>
            <w:color w:val="000000"/>
            <w:sz w:val="24"/>
            <w:szCs w:val="24"/>
          </w:rPr>
          <w:delText xml:space="preserve">, </w:delText>
        </w:r>
      </w:del>
      <w:r w:rsidR="00F94280" w:rsidRPr="00951ED1">
        <w:rPr>
          <w:color w:val="000000"/>
          <w:sz w:val="24"/>
          <w:szCs w:val="24"/>
        </w:rPr>
        <w:t xml:space="preserve">and extracted in </w:t>
      </w:r>
      <w:r w:rsidR="00F94280" w:rsidRPr="00951ED1">
        <w:rPr>
          <w:color w:val="000000"/>
          <w:sz w:val="24"/>
          <w:szCs w:val="24"/>
        </w:rPr>
        <w:lastRenderedPageBreak/>
        <w:t>the same way as for</w:t>
      </w:r>
      <w:r w:rsidRPr="00951ED1">
        <w:rPr>
          <w:color w:val="000000"/>
          <w:sz w:val="24"/>
          <w:szCs w:val="24"/>
        </w:rPr>
        <w:t xml:space="preserve"> the sea</w:t>
      </w:r>
      <w:r w:rsidR="00743A4C" w:rsidRPr="00951ED1">
        <w:rPr>
          <w:color w:val="000000"/>
          <w:sz w:val="24"/>
          <w:szCs w:val="24"/>
        </w:rPr>
        <w:t xml:space="preserve"> </w:t>
      </w:r>
      <w:r w:rsidRPr="00951ED1">
        <w:rPr>
          <w:color w:val="000000"/>
          <w:sz w:val="24"/>
          <w:szCs w:val="24"/>
        </w:rPr>
        <w:t>surf</w:t>
      </w:r>
      <w:r w:rsidR="00F94280" w:rsidRPr="00951ED1">
        <w:rPr>
          <w:color w:val="000000"/>
          <w:sz w:val="24"/>
          <w:szCs w:val="24"/>
        </w:rPr>
        <w:t xml:space="preserve">ace </w:t>
      </w:r>
      <w:proofErr w:type="gramStart"/>
      <w:r w:rsidR="00F94280" w:rsidRPr="00951ED1">
        <w:rPr>
          <w:color w:val="000000"/>
          <w:sz w:val="24"/>
          <w:szCs w:val="24"/>
        </w:rPr>
        <w:t>irradiances, and</w:t>
      </w:r>
      <w:proofErr w:type="gramEnd"/>
      <w:r w:rsidRPr="00951ED1">
        <w:rPr>
          <w:color w:val="000000"/>
          <w:sz w:val="24"/>
          <w:szCs w:val="24"/>
        </w:rPr>
        <w:t xml:space="preserve"> used to model optical properties of the water column</w:t>
      </w:r>
      <w:r w:rsidR="00EC2388" w:rsidRPr="00951ED1">
        <w:rPr>
          <w:color w:val="000000"/>
          <w:sz w:val="24"/>
          <w:szCs w:val="24"/>
        </w:rPr>
        <w:t xml:space="preserve"> (Figure S2)</w:t>
      </w:r>
      <w:r w:rsidRPr="00951ED1">
        <w:rPr>
          <w:color w:val="000000"/>
          <w:sz w:val="24"/>
          <w:szCs w:val="24"/>
        </w:rPr>
        <w:t>.</w:t>
      </w:r>
    </w:p>
    <w:p w14:paraId="46146B14" w14:textId="17E29A3C" w:rsidR="007251B3" w:rsidRPr="00951ED1" w:rsidRDefault="007251B3" w:rsidP="00F33708">
      <w:pPr>
        <w:spacing w:line="480" w:lineRule="auto"/>
        <w:rPr>
          <w:color w:val="000000"/>
          <w:sz w:val="24"/>
          <w:szCs w:val="24"/>
        </w:rPr>
      </w:pPr>
      <w:r w:rsidRPr="00951ED1">
        <w:rPr>
          <w:color w:val="000000"/>
          <w:sz w:val="24"/>
          <w:szCs w:val="24"/>
        </w:rPr>
        <w:t xml:space="preserve">For </w:t>
      </w:r>
      <w:proofErr w:type="gramStart"/>
      <w:r w:rsidRPr="00951ED1">
        <w:rPr>
          <w:i/>
          <w:color w:val="000000"/>
          <w:sz w:val="24"/>
          <w:szCs w:val="24"/>
        </w:rPr>
        <w:t>Ed(</w:t>
      </w:r>
      <w:proofErr w:type="gramEnd"/>
      <w:r w:rsidRPr="00951ED1">
        <w:rPr>
          <w:i/>
          <w:color w:val="000000"/>
          <w:sz w:val="24"/>
          <w:szCs w:val="24"/>
        </w:rPr>
        <w:t>0)</w:t>
      </w:r>
      <w:r w:rsidRPr="00951ED1">
        <w:rPr>
          <w:color w:val="000000"/>
          <w:sz w:val="24"/>
          <w:szCs w:val="24"/>
        </w:rPr>
        <w:t xml:space="preserve">, the broadband surface spectral irradiances were defined as </w:t>
      </w:r>
      <w:commentRangeStart w:id="36"/>
      <w:r w:rsidRPr="00951ED1">
        <w:rPr>
          <w:color w:val="000000"/>
          <w:sz w:val="24"/>
          <w:szCs w:val="24"/>
        </w:rPr>
        <w:t>blue (400</w:t>
      </w:r>
      <w:r w:rsidR="003C2E31" w:rsidRPr="00951ED1">
        <w:rPr>
          <w:color w:val="000000"/>
          <w:sz w:val="24"/>
          <w:szCs w:val="24"/>
        </w:rPr>
        <w:t>-</w:t>
      </w:r>
      <w:r w:rsidRPr="00951ED1">
        <w:rPr>
          <w:color w:val="000000"/>
          <w:sz w:val="24"/>
          <w:szCs w:val="24"/>
        </w:rPr>
        <w:t>500nm), green (495</w:t>
      </w:r>
      <w:r w:rsidR="003C2E31" w:rsidRPr="00951ED1">
        <w:rPr>
          <w:color w:val="000000"/>
          <w:sz w:val="24"/>
          <w:szCs w:val="24"/>
        </w:rPr>
        <w:t>-</w:t>
      </w:r>
      <w:r w:rsidRPr="00951ED1">
        <w:rPr>
          <w:color w:val="000000"/>
          <w:sz w:val="24"/>
          <w:szCs w:val="24"/>
        </w:rPr>
        <w:t>560</w:t>
      </w:r>
      <w:r w:rsidR="003C2E31" w:rsidRPr="00951ED1">
        <w:rPr>
          <w:color w:val="000000"/>
          <w:sz w:val="24"/>
          <w:szCs w:val="24"/>
        </w:rPr>
        <w:t>nm</w:t>
      </w:r>
      <w:r w:rsidRPr="00951ED1">
        <w:rPr>
          <w:color w:val="000000"/>
          <w:sz w:val="24"/>
          <w:szCs w:val="24"/>
        </w:rPr>
        <w:t>) and red (620</w:t>
      </w:r>
      <w:r w:rsidR="003C2E31" w:rsidRPr="00951ED1">
        <w:rPr>
          <w:color w:val="000000"/>
          <w:sz w:val="24"/>
          <w:szCs w:val="24"/>
        </w:rPr>
        <w:t>-</w:t>
      </w:r>
      <w:r w:rsidRPr="00951ED1">
        <w:rPr>
          <w:color w:val="000000"/>
          <w:sz w:val="24"/>
          <w:szCs w:val="24"/>
        </w:rPr>
        <w:t>740nm)</w:t>
      </w:r>
      <w:commentRangeEnd w:id="36"/>
      <w:r w:rsidR="008766DD">
        <w:rPr>
          <w:rStyle w:val="CommentReference"/>
        </w:rPr>
        <w:commentReference w:id="36"/>
      </w:r>
      <w:r w:rsidRPr="00951ED1">
        <w:rPr>
          <w:color w:val="000000"/>
          <w:sz w:val="24"/>
          <w:szCs w:val="24"/>
        </w:rPr>
        <w:t>. The sky radiance distribution was modelled as uniform for both cases of cloud cover conditions</w:t>
      </w:r>
      <w:r w:rsidR="00B428C7" w:rsidRPr="00951ED1">
        <w:rPr>
          <w:color w:val="000000"/>
          <w:sz w:val="24"/>
          <w:szCs w:val="24"/>
        </w:rPr>
        <w:t xml:space="preserve"> (i.e. </w:t>
      </w:r>
      <w:proofErr w:type="gramStart"/>
      <w:r w:rsidR="00B428C7" w:rsidRPr="00951ED1">
        <w:rPr>
          <w:i/>
          <w:color w:val="000000"/>
          <w:sz w:val="24"/>
          <w:szCs w:val="24"/>
        </w:rPr>
        <w:t>Ed(</w:t>
      </w:r>
      <w:proofErr w:type="gramEnd"/>
      <w:r w:rsidR="00B428C7" w:rsidRPr="00951ED1">
        <w:rPr>
          <w:i/>
          <w:color w:val="000000"/>
          <w:sz w:val="24"/>
          <w:szCs w:val="24"/>
        </w:rPr>
        <w:t>0)</w:t>
      </w:r>
      <w:r w:rsidR="00B428C7" w:rsidRPr="00951ED1">
        <w:rPr>
          <w:color w:val="000000"/>
          <w:sz w:val="24"/>
          <w:szCs w:val="24"/>
        </w:rPr>
        <w:t xml:space="preserve"> is totally diffuse</w:t>
      </w:r>
      <w:r w:rsidR="003C2E31" w:rsidRPr="00951ED1">
        <w:rPr>
          <w:color w:val="000000"/>
          <w:sz w:val="24"/>
          <w:szCs w:val="24"/>
        </w:rPr>
        <w:t>d</w:t>
      </w:r>
      <w:r w:rsidR="00B428C7" w:rsidRPr="00951ED1">
        <w:rPr>
          <w:color w:val="000000"/>
          <w:sz w:val="24"/>
          <w:szCs w:val="24"/>
        </w:rPr>
        <w:t>)</w:t>
      </w:r>
      <w:r w:rsidRPr="00951ED1">
        <w:rPr>
          <w:color w:val="000000"/>
          <w:sz w:val="24"/>
          <w:szCs w:val="24"/>
        </w:rPr>
        <w:t>. For the in-water radiance distribution [</w:t>
      </w:r>
      <w:proofErr w:type="spellStart"/>
      <w:proofErr w:type="gramStart"/>
      <w:r w:rsidRPr="00951ED1">
        <w:rPr>
          <w:i/>
          <w:color w:val="000000"/>
          <w:sz w:val="24"/>
          <w:szCs w:val="24"/>
        </w:rPr>
        <w:t>Eo</w:t>
      </w:r>
      <w:proofErr w:type="spellEnd"/>
      <w:r w:rsidRPr="00951ED1">
        <w:rPr>
          <w:i/>
          <w:color w:val="000000"/>
          <w:sz w:val="24"/>
          <w:szCs w:val="24"/>
        </w:rPr>
        <w:t>(</w:t>
      </w:r>
      <w:proofErr w:type="gramEnd"/>
      <w:r w:rsidRPr="00951ED1">
        <w:rPr>
          <w:i/>
          <w:color w:val="000000"/>
          <w:sz w:val="24"/>
          <w:szCs w:val="24"/>
        </w:rPr>
        <w:t>0-)</w:t>
      </w:r>
      <w:r w:rsidRPr="00951ED1">
        <w:rPr>
          <w:color w:val="000000"/>
          <w:sz w:val="24"/>
          <w:szCs w:val="24"/>
        </w:rPr>
        <w:t xml:space="preserve">, </w:t>
      </w:r>
      <w:proofErr w:type="spellStart"/>
      <w:r w:rsidRPr="00951ED1">
        <w:rPr>
          <w:i/>
          <w:color w:val="000000"/>
          <w:sz w:val="24"/>
          <w:szCs w:val="24"/>
        </w:rPr>
        <w:t>Eo</w:t>
      </w:r>
      <w:proofErr w:type="spellEnd"/>
      <w:r w:rsidRPr="00951ED1">
        <w:rPr>
          <w:i/>
          <w:color w:val="000000"/>
          <w:sz w:val="24"/>
          <w:szCs w:val="24"/>
        </w:rPr>
        <w:t>(MHWS)</w:t>
      </w:r>
      <w:r w:rsidRPr="00951ED1">
        <w:rPr>
          <w:color w:val="000000"/>
          <w:sz w:val="24"/>
          <w:szCs w:val="24"/>
        </w:rPr>
        <w:t xml:space="preserve">, </w:t>
      </w:r>
      <w:proofErr w:type="spellStart"/>
      <w:r w:rsidRPr="00951ED1">
        <w:rPr>
          <w:i/>
          <w:color w:val="000000"/>
          <w:sz w:val="24"/>
          <w:szCs w:val="24"/>
        </w:rPr>
        <w:t>Eo</w:t>
      </w:r>
      <w:proofErr w:type="spellEnd"/>
      <w:r w:rsidRPr="00951ED1">
        <w:rPr>
          <w:i/>
          <w:color w:val="000000"/>
          <w:sz w:val="24"/>
          <w:szCs w:val="24"/>
        </w:rPr>
        <w:t>(MLWS)</w:t>
      </w:r>
      <w:r w:rsidRPr="00951ED1">
        <w:rPr>
          <w:color w:val="000000"/>
          <w:sz w:val="24"/>
          <w:szCs w:val="24"/>
        </w:rPr>
        <w:t>], four</w:t>
      </w:r>
      <w:r w:rsidR="00B428C7" w:rsidRPr="00951ED1">
        <w:rPr>
          <w:color w:val="000000"/>
          <w:sz w:val="24"/>
          <w:szCs w:val="24"/>
        </w:rPr>
        <w:t xml:space="preserve"> inherent optical property (IOP)</w:t>
      </w:r>
      <w:r w:rsidRPr="00951ED1">
        <w:rPr>
          <w:color w:val="000000"/>
          <w:sz w:val="24"/>
          <w:szCs w:val="24"/>
        </w:rPr>
        <w:t xml:space="preserve"> components were </w:t>
      </w:r>
      <w:r w:rsidR="00D23E4B" w:rsidRPr="00951ED1">
        <w:rPr>
          <w:color w:val="000000"/>
          <w:sz w:val="24"/>
          <w:szCs w:val="24"/>
        </w:rPr>
        <w:t>included in the model</w:t>
      </w:r>
      <w:r w:rsidRPr="00951ED1">
        <w:rPr>
          <w:color w:val="000000"/>
          <w:sz w:val="24"/>
          <w:szCs w:val="24"/>
        </w:rPr>
        <w:t>, these being pure-water, chlorophyll, CDOM and particulate</w:t>
      </w:r>
      <w:r w:rsidR="00B428C7" w:rsidRPr="00951ED1">
        <w:rPr>
          <w:color w:val="000000"/>
          <w:sz w:val="24"/>
          <w:szCs w:val="24"/>
        </w:rPr>
        <w:t>s</w:t>
      </w:r>
      <w:r w:rsidRPr="00951ED1">
        <w:rPr>
          <w:color w:val="000000"/>
          <w:sz w:val="24"/>
          <w:szCs w:val="24"/>
        </w:rPr>
        <w:t>. Spectral absorption and scatte</w:t>
      </w:r>
      <w:r w:rsidR="00C14DEC" w:rsidRPr="00951ED1">
        <w:rPr>
          <w:color w:val="000000"/>
          <w:sz w:val="24"/>
          <w:szCs w:val="24"/>
        </w:rPr>
        <w:t>r for pure water was taken from</w:t>
      </w:r>
      <w:r w:rsidRPr="00951ED1">
        <w:rPr>
          <w:color w:val="000000"/>
          <w:sz w:val="24"/>
          <w:szCs w:val="24"/>
        </w:rPr>
        <w:t xml:space="preserve"> </w:t>
      </w:r>
      <w:r w:rsidR="007E687C" w:rsidRPr="00951ED1">
        <w:rPr>
          <w:color w:val="000000"/>
          <w:sz w:val="24"/>
          <w:szCs w:val="24"/>
        </w:rPr>
        <w:t xml:space="preserve">Smith &amp; Baker </w:t>
      </w:r>
      <w:r w:rsidR="009F3B86" w:rsidRPr="00951ED1">
        <w:rPr>
          <w:noProof/>
          <w:color w:val="000000"/>
          <w:sz w:val="24"/>
          <w:szCs w:val="24"/>
        </w:rPr>
        <w:t>(1981)</w:t>
      </w:r>
      <w:r w:rsidR="00EC2388" w:rsidRPr="00951ED1">
        <w:rPr>
          <w:color w:val="000000"/>
          <w:sz w:val="24"/>
          <w:szCs w:val="24"/>
        </w:rPr>
        <w:t xml:space="preserve"> </w:t>
      </w:r>
      <w:r w:rsidR="00984096" w:rsidRPr="00951ED1">
        <w:rPr>
          <w:color w:val="000000"/>
          <w:sz w:val="24"/>
          <w:szCs w:val="24"/>
        </w:rPr>
        <w:t xml:space="preserve">and </w:t>
      </w:r>
      <w:r w:rsidR="00B428C7" w:rsidRPr="00951ED1">
        <w:rPr>
          <w:color w:val="000000"/>
          <w:sz w:val="24"/>
          <w:szCs w:val="24"/>
        </w:rPr>
        <w:t>used</w:t>
      </w:r>
      <w:r w:rsidR="00984096" w:rsidRPr="00951ED1">
        <w:rPr>
          <w:color w:val="000000"/>
          <w:sz w:val="24"/>
          <w:szCs w:val="24"/>
        </w:rPr>
        <w:t xml:space="preserve"> a </w:t>
      </w:r>
      <w:r w:rsidR="00C14DEC" w:rsidRPr="00951ED1">
        <w:rPr>
          <w:color w:val="000000"/>
          <w:sz w:val="24"/>
          <w:szCs w:val="24"/>
        </w:rPr>
        <w:t>pure water phase function</w:t>
      </w:r>
      <w:r w:rsidR="007E687C" w:rsidRPr="00951ED1">
        <w:rPr>
          <w:color w:val="000000"/>
          <w:sz w:val="24"/>
          <w:szCs w:val="24"/>
        </w:rPr>
        <w:t xml:space="preserve"> </w:t>
      </w:r>
      <w:r w:rsidR="007E687C" w:rsidRPr="00951ED1">
        <w:rPr>
          <w:noProof/>
          <w:color w:val="000000"/>
          <w:sz w:val="24"/>
          <w:szCs w:val="24"/>
        </w:rPr>
        <w:t>(Mobley, 1994)</w:t>
      </w:r>
      <w:r w:rsidRPr="00951ED1">
        <w:rPr>
          <w:color w:val="000000"/>
          <w:sz w:val="24"/>
          <w:szCs w:val="24"/>
        </w:rPr>
        <w:t xml:space="preserve"> for the angular light dist</w:t>
      </w:r>
      <w:r w:rsidR="00B428C7" w:rsidRPr="00951ED1">
        <w:rPr>
          <w:color w:val="000000"/>
          <w:sz w:val="24"/>
          <w:szCs w:val="24"/>
        </w:rPr>
        <w:t>ribution. S</w:t>
      </w:r>
      <w:r w:rsidRPr="00951ED1">
        <w:rPr>
          <w:color w:val="000000"/>
          <w:sz w:val="24"/>
          <w:szCs w:val="24"/>
        </w:rPr>
        <w:t xml:space="preserve">pectral absorption </w:t>
      </w:r>
      <w:r w:rsidR="00B428C7" w:rsidRPr="00951ED1">
        <w:rPr>
          <w:color w:val="000000"/>
          <w:sz w:val="24"/>
          <w:szCs w:val="24"/>
        </w:rPr>
        <w:t>due to chlorophyll was modelled using</w:t>
      </w:r>
      <w:r w:rsidRPr="00951ED1">
        <w:rPr>
          <w:color w:val="000000"/>
          <w:sz w:val="24"/>
          <w:szCs w:val="24"/>
        </w:rPr>
        <w:t xml:space="preserve"> chlorophyll c</w:t>
      </w:r>
      <w:r w:rsidR="00C14DEC" w:rsidRPr="00951ED1">
        <w:rPr>
          <w:color w:val="000000"/>
          <w:sz w:val="24"/>
          <w:szCs w:val="24"/>
        </w:rPr>
        <w:t xml:space="preserve">oncentration </w:t>
      </w:r>
      <w:r w:rsidR="007E687C" w:rsidRPr="00951ED1">
        <w:rPr>
          <w:noProof/>
          <w:color w:val="000000"/>
          <w:sz w:val="24"/>
          <w:szCs w:val="24"/>
        </w:rPr>
        <w:t>(Morel &amp; Maritorena, 2001)</w:t>
      </w:r>
      <w:r w:rsidRPr="00951ED1">
        <w:rPr>
          <w:color w:val="000000"/>
          <w:sz w:val="24"/>
          <w:szCs w:val="24"/>
        </w:rPr>
        <w:t xml:space="preserve">, and was assumed </w:t>
      </w:r>
      <w:r w:rsidR="00984096" w:rsidRPr="00951ED1">
        <w:rPr>
          <w:color w:val="000000"/>
          <w:sz w:val="24"/>
          <w:szCs w:val="24"/>
        </w:rPr>
        <w:t xml:space="preserve">to be </w:t>
      </w:r>
      <w:r w:rsidRPr="00951ED1">
        <w:rPr>
          <w:color w:val="000000"/>
          <w:sz w:val="24"/>
          <w:szCs w:val="24"/>
        </w:rPr>
        <w:t xml:space="preserve">non-scattering. CDOM spectral absorption was determined using the CDOM fluorescence measurements </w:t>
      </w:r>
      <w:r w:rsidR="00B428C7" w:rsidRPr="00951ED1">
        <w:rPr>
          <w:color w:val="000000"/>
          <w:sz w:val="24"/>
          <w:szCs w:val="24"/>
        </w:rPr>
        <w:t xml:space="preserve">together with </w:t>
      </w:r>
      <w:r w:rsidRPr="00951ED1">
        <w:rPr>
          <w:color w:val="000000"/>
          <w:sz w:val="24"/>
          <w:szCs w:val="24"/>
        </w:rPr>
        <w:t>the</w:t>
      </w:r>
      <w:r w:rsidR="00C14DEC" w:rsidRPr="00951ED1">
        <w:rPr>
          <w:color w:val="000000"/>
          <w:sz w:val="24"/>
          <w:szCs w:val="24"/>
        </w:rPr>
        <w:t xml:space="preserve"> approach of</w:t>
      </w:r>
      <w:r w:rsidRPr="00951ED1">
        <w:rPr>
          <w:color w:val="000000"/>
          <w:sz w:val="24"/>
          <w:szCs w:val="24"/>
        </w:rPr>
        <w:t xml:space="preserve"> </w:t>
      </w:r>
      <w:proofErr w:type="spellStart"/>
      <w:r w:rsidR="007E687C" w:rsidRPr="00951ED1">
        <w:rPr>
          <w:color w:val="000000"/>
          <w:sz w:val="24"/>
          <w:szCs w:val="24"/>
        </w:rPr>
        <w:t>Kowalczuk</w:t>
      </w:r>
      <w:proofErr w:type="spellEnd"/>
      <w:r w:rsidR="007E687C" w:rsidRPr="00951ED1">
        <w:rPr>
          <w:color w:val="000000"/>
          <w:sz w:val="24"/>
          <w:szCs w:val="24"/>
        </w:rPr>
        <w:t xml:space="preserve">, </w:t>
      </w:r>
      <w:proofErr w:type="spellStart"/>
      <w:r w:rsidR="007E687C" w:rsidRPr="00951ED1">
        <w:rPr>
          <w:color w:val="000000"/>
          <w:sz w:val="24"/>
          <w:szCs w:val="24"/>
        </w:rPr>
        <w:t>Zablocka</w:t>
      </w:r>
      <w:proofErr w:type="spellEnd"/>
      <w:r w:rsidR="007E687C" w:rsidRPr="00951ED1">
        <w:rPr>
          <w:color w:val="000000"/>
          <w:sz w:val="24"/>
          <w:szCs w:val="24"/>
        </w:rPr>
        <w:t xml:space="preserve">, Sagan &amp; </w:t>
      </w:r>
      <w:proofErr w:type="spellStart"/>
      <w:r w:rsidR="007E687C" w:rsidRPr="00951ED1">
        <w:rPr>
          <w:color w:val="000000"/>
          <w:sz w:val="24"/>
          <w:szCs w:val="24"/>
        </w:rPr>
        <w:t>Kuli</w:t>
      </w:r>
      <w:r w:rsidR="007E687C" w:rsidRPr="00951ED1">
        <w:rPr>
          <w:rFonts w:cs="Calibri"/>
          <w:color w:val="000000"/>
          <w:sz w:val="24"/>
          <w:szCs w:val="24"/>
        </w:rPr>
        <w:t>ń</w:t>
      </w:r>
      <w:r w:rsidR="007E687C" w:rsidRPr="00951ED1">
        <w:rPr>
          <w:color w:val="000000"/>
          <w:sz w:val="24"/>
          <w:szCs w:val="24"/>
        </w:rPr>
        <w:t>ski</w:t>
      </w:r>
      <w:proofErr w:type="spellEnd"/>
      <w:r w:rsidR="007E687C" w:rsidRPr="00951ED1">
        <w:rPr>
          <w:color w:val="000000"/>
          <w:sz w:val="24"/>
          <w:szCs w:val="24"/>
        </w:rPr>
        <w:t xml:space="preserve"> </w:t>
      </w:r>
      <w:r w:rsidR="009F3B86" w:rsidRPr="00951ED1">
        <w:rPr>
          <w:noProof/>
          <w:color w:val="000000"/>
          <w:sz w:val="24"/>
          <w:szCs w:val="24"/>
        </w:rPr>
        <w:t>(2010)</w:t>
      </w:r>
      <w:r w:rsidR="007E687C" w:rsidRPr="00951ED1">
        <w:rPr>
          <w:color w:val="000000"/>
          <w:sz w:val="24"/>
          <w:szCs w:val="24"/>
        </w:rPr>
        <w:t xml:space="preserve"> </w:t>
      </w:r>
      <w:r w:rsidRPr="00951ED1">
        <w:rPr>
          <w:color w:val="000000"/>
          <w:sz w:val="24"/>
          <w:szCs w:val="24"/>
        </w:rPr>
        <w:t>and assumed to be non-scattering. Spectral particulate backscattering was derived from the b</w:t>
      </w:r>
      <w:r w:rsidRPr="00951ED1">
        <w:rPr>
          <w:color w:val="000000"/>
          <w:sz w:val="24"/>
          <w:szCs w:val="24"/>
          <w:vertAlign w:val="subscript"/>
        </w:rPr>
        <w:t>b</w:t>
      </w:r>
      <w:r w:rsidRPr="00951ED1">
        <w:rPr>
          <w:color w:val="000000"/>
          <w:sz w:val="24"/>
          <w:szCs w:val="24"/>
        </w:rPr>
        <w:t>(532</w:t>
      </w:r>
      <w:r w:rsidR="00D23E4B" w:rsidRPr="00951ED1">
        <w:rPr>
          <w:color w:val="000000"/>
          <w:sz w:val="24"/>
          <w:szCs w:val="24"/>
        </w:rPr>
        <w:t>nm</w:t>
      </w:r>
      <w:r w:rsidRPr="00951ED1">
        <w:rPr>
          <w:color w:val="000000"/>
          <w:sz w:val="24"/>
          <w:szCs w:val="24"/>
        </w:rPr>
        <w:t>) interpolated field measurements</w:t>
      </w:r>
      <w:r w:rsidR="00C14DEC" w:rsidRPr="00951ED1">
        <w:rPr>
          <w:color w:val="000000"/>
          <w:sz w:val="24"/>
          <w:szCs w:val="24"/>
        </w:rPr>
        <w:t xml:space="preserve"> using a power law relationship </w:t>
      </w:r>
      <w:r w:rsidR="002316BF" w:rsidRPr="00951ED1">
        <w:rPr>
          <w:noProof/>
          <w:color w:val="000000"/>
          <w:sz w:val="24"/>
          <w:szCs w:val="24"/>
        </w:rPr>
        <w:t>(Smyth</w:t>
      </w:r>
      <w:r w:rsidR="00126877" w:rsidRPr="00951ED1">
        <w:rPr>
          <w:noProof/>
          <w:color w:val="000000"/>
          <w:sz w:val="24"/>
          <w:szCs w:val="24"/>
        </w:rPr>
        <w:t xml:space="preserve"> et al.</w:t>
      </w:r>
      <w:r w:rsidR="002316BF" w:rsidRPr="00951ED1">
        <w:rPr>
          <w:noProof/>
          <w:color w:val="000000"/>
          <w:sz w:val="24"/>
          <w:szCs w:val="24"/>
        </w:rPr>
        <w:t>,</w:t>
      </w:r>
      <w:r w:rsidR="00126877" w:rsidRPr="00951ED1">
        <w:rPr>
          <w:noProof/>
          <w:color w:val="000000"/>
          <w:sz w:val="24"/>
          <w:szCs w:val="24"/>
        </w:rPr>
        <w:t xml:space="preserve"> </w:t>
      </w:r>
      <w:r w:rsidR="002316BF" w:rsidRPr="00951ED1">
        <w:rPr>
          <w:noProof/>
          <w:color w:val="000000"/>
          <w:sz w:val="24"/>
          <w:szCs w:val="24"/>
        </w:rPr>
        <w:t>2006)</w:t>
      </w:r>
      <w:r w:rsidR="007E687C" w:rsidRPr="00951ED1">
        <w:rPr>
          <w:color w:val="000000"/>
          <w:sz w:val="24"/>
          <w:szCs w:val="24"/>
        </w:rPr>
        <w:t xml:space="preserve"> </w:t>
      </w:r>
      <w:r w:rsidR="00C14DEC" w:rsidRPr="00951ED1">
        <w:rPr>
          <w:color w:val="000000"/>
          <w:sz w:val="24"/>
          <w:szCs w:val="24"/>
        </w:rPr>
        <w:t>and the phase function of</w:t>
      </w:r>
      <w:r w:rsidRPr="00951ED1">
        <w:rPr>
          <w:color w:val="000000"/>
          <w:sz w:val="24"/>
          <w:szCs w:val="24"/>
        </w:rPr>
        <w:t xml:space="preserve"> </w:t>
      </w:r>
      <w:proofErr w:type="spellStart"/>
      <w:r w:rsidR="007E687C" w:rsidRPr="00951ED1">
        <w:rPr>
          <w:color w:val="000000"/>
          <w:sz w:val="24"/>
          <w:szCs w:val="24"/>
        </w:rPr>
        <w:t>Ptezold</w:t>
      </w:r>
      <w:proofErr w:type="spellEnd"/>
      <w:r w:rsidR="007E687C" w:rsidRPr="00951ED1">
        <w:rPr>
          <w:color w:val="000000"/>
          <w:sz w:val="24"/>
          <w:szCs w:val="24"/>
        </w:rPr>
        <w:t xml:space="preserve"> </w:t>
      </w:r>
      <w:r w:rsidR="009F3B86" w:rsidRPr="00951ED1">
        <w:rPr>
          <w:noProof/>
          <w:color w:val="000000"/>
          <w:sz w:val="24"/>
          <w:szCs w:val="24"/>
        </w:rPr>
        <w:t>(1972)</w:t>
      </w:r>
      <w:r w:rsidRPr="00951ED1">
        <w:rPr>
          <w:color w:val="000000"/>
          <w:sz w:val="24"/>
          <w:szCs w:val="24"/>
        </w:rPr>
        <w:t xml:space="preserve">. The </w:t>
      </w:r>
      <w:r w:rsidR="00984096" w:rsidRPr="00951ED1">
        <w:rPr>
          <w:color w:val="000000"/>
          <w:sz w:val="24"/>
          <w:szCs w:val="24"/>
        </w:rPr>
        <w:t>resulting 1</w:t>
      </w:r>
      <w:r w:rsidRPr="00951ED1">
        <w:rPr>
          <w:color w:val="000000"/>
          <w:sz w:val="24"/>
          <w:szCs w:val="24"/>
        </w:rPr>
        <w:t xml:space="preserve">0m resolution map resulted in 22,231 discrete points with inputs of above surface irradiance (3 wavelengths) and in-water IOPs to be run at two cloud cover conditions. Each discrete point also had two extracted water column depths of the height of </w:t>
      </w:r>
      <w:r w:rsidR="00D23E4B" w:rsidRPr="00951ED1">
        <w:rPr>
          <w:color w:val="000000"/>
          <w:sz w:val="24"/>
          <w:szCs w:val="24"/>
        </w:rPr>
        <w:t>MHWS and MLWS</w:t>
      </w:r>
      <w:r w:rsidRPr="00951ED1">
        <w:rPr>
          <w:color w:val="000000"/>
          <w:sz w:val="24"/>
          <w:szCs w:val="24"/>
        </w:rPr>
        <w:t>, resulting in three depths the HYDROLIGHT model was ru</w:t>
      </w:r>
      <w:r w:rsidR="00380A24" w:rsidRPr="00951ED1">
        <w:rPr>
          <w:color w:val="000000"/>
          <w:sz w:val="24"/>
          <w:szCs w:val="24"/>
        </w:rPr>
        <w:t>n at: sub-surface (0.01 m), MHWS and MLWS</w:t>
      </w:r>
      <w:r w:rsidRPr="00951ED1">
        <w:rPr>
          <w:color w:val="000000"/>
          <w:sz w:val="24"/>
          <w:szCs w:val="24"/>
        </w:rPr>
        <w:t xml:space="preserve"> tide depth. The HYDROLIGHT model was run on a Linux workstation for a total of 133386 cases (total run time 10 hours), and values of the scalar irradiances in blue, green and red </w:t>
      </w:r>
      <w:r w:rsidR="00D23E4B" w:rsidRPr="00951ED1">
        <w:rPr>
          <w:color w:val="000000"/>
          <w:sz w:val="24"/>
          <w:szCs w:val="24"/>
        </w:rPr>
        <w:t xml:space="preserve">spectrum were </w:t>
      </w:r>
      <w:r w:rsidRPr="00951ED1">
        <w:rPr>
          <w:color w:val="000000"/>
          <w:sz w:val="24"/>
          <w:szCs w:val="24"/>
        </w:rPr>
        <w:t>extracted at these three depths for each of the discrete points.</w:t>
      </w:r>
    </w:p>
    <w:p w14:paraId="185CC4EC" w14:textId="77777777" w:rsidR="00380A24" w:rsidRPr="00951ED1" w:rsidRDefault="00380A24" w:rsidP="00951ED1">
      <w:pPr>
        <w:pStyle w:val="Heading2"/>
      </w:pPr>
      <w:r w:rsidRPr="00951ED1">
        <w:lastRenderedPageBreak/>
        <w:t>E</w:t>
      </w:r>
      <w:r w:rsidR="00A44F8C" w:rsidRPr="00951ED1">
        <w:t>stimating seafloor exp</w:t>
      </w:r>
      <w:r w:rsidR="008B51E7" w:rsidRPr="00951ED1">
        <w:t>osure to ‘biologically relevant</w:t>
      </w:r>
      <w:r w:rsidRPr="00951ED1">
        <w:t>’ ALAN</w:t>
      </w:r>
    </w:p>
    <w:p w14:paraId="39FB3F5E" w14:textId="606AE026" w:rsidR="00380A24" w:rsidRPr="00951ED1" w:rsidRDefault="00D23E4B" w:rsidP="002C7971">
      <w:pPr>
        <w:spacing w:line="480" w:lineRule="auto"/>
        <w:rPr>
          <w:color w:val="000000"/>
          <w:sz w:val="24"/>
          <w:szCs w:val="24"/>
        </w:rPr>
      </w:pPr>
      <w:r w:rsidRPr="00951ED1">
        <w:rPr>
          <w:color w:val="000000"/>
          <w:sz w:val="24"/>
          <w:szCs w:val="24"/>
        </w:rPr>
        <w:t xml:space="preserve">Since thresholds of biologically relevant ALAN are </w:t>
      </w:r>
      <w:proofErr w:type="spellStart"/>
      <w:r w:rsidRPr="00951ED1">
        <w:rPr>
          <w:color w:val="000000"/>
          <w:sz w:val="24"/>
          <w:szCs w:val="24"/>
        </w:rPr>
        <w:t>taxon</w:t>
      </w:r>
      <w:proofErr w:type="spellEnd"/>
      <w:r w:rsidRPr="00951ED1">
        <w:rPr>
          <w:color w:val="000000"/>
          <w:sz w:val="24"/>
          <w:szCs w:val="24"/>
        </w:rPr>
        <w:t xml:space="preserve"> specific and can only be based on the limited number of taxa for which sensitivities have been quant</w:t>
      </w:r>
      <w:r w:rsidR="00C079E1">
        <w:rPr>
          <w:color w:val="000000"/>
          <w:sz w:val="24"/>
          <w:szCs w:val="24"/>
        </w:rPr>
        <w:t>ified, a definition of these is</w:t>
      </w:r>
      <w:r w:rsidR="00C31B35" w:rsidRPr="00951ED1">
        <w:rPr>
          <w:color w:val="000000"/>
          <w:sz w:val="24"/>
          <w:szCs w:val="24"/>
        </w:rPr>
        <w:t xml:space="preserve"> inevitably somewhat subjective</w:t>
      </w:r>
      <w:r w:rsidRPr="00951ED1">
        <w:rPr>
          <w:color w:val="000000"/>
          <w:sz w:val="24"/>
          <w:szCs w:val="24"/>
        </w:rPr>
        <w:t>.</w:t>
      </w:r>
      <w:r w:rsidR="00C079E1">
        <w:rPr>
          <w:color w:val="000000"/>
          <w:sz w:val="24"/>
          <w:szCs w:val="24"/>
        </w:rPr>
        <w:t xml:space="preserve"> </w:t>
      </w:r>
      <w:r w:rsidR="00C31B35" w:rsidRPr="00951ED1">
        <w:rPr>
          <w:color w:val="000000"/>
          <w:sz w:val="24"/>
          <w:szCs w:val="24"/>
        </w:rPr>
        <w:t xml:space="preserve"> Here, we define</w:t>
      </w:r>
      <w:r w:rsidR="005D29AC" w:rsidRPr="00951ED1">
        <w:rPr>
          <w:sz w:val="24"/>
          <w:szCs w:val="24"/>
        </w:rPr>
        <w:t xml:space="preserve"> ‘biologically relevant’ artificial light in marine waters </w:t>
      </w:r>
      <w:r w:rsidR="002C7971" w:rsidRPr="00951ED1">
        <w:rPr>
          <w:sz w:val="24"/>
          <w:szCs w:val="24"/>
        </w:rPr>
        <w:t xml:space="preserve">as irradiances equal to or greater than the minimum detectable blue (0.19 </w:t>
      </w:r>
      <w:r w:rsidR="002C7971" w:rsidRPr="00951ED1">
        <w:rPr>
          <w:rFonts w:cs="Calibri"/>
          <w:sz w:val="24"/>
          <w:szCs w:val="24"/>
        </w:rPr>
        <w:t>µ</w:t>
      </w:r>
      <w:r w:rsidR="002C7971" w:rsidRPr="00951ED1">
        <w:rPr>
          <w:sz w:val="24"/>
          <w:szCs w:val="24"/>
        </w:rPr>
        <w:t>W m</w:t>
      </w:r>
      <w:r w:rsidR="002C7971" w:rsidRPr="00951ED1">
        <w:rPr>
          <w:sz w:val="24"/>
          <w:szCs w:val="24"/>
          <w:vertAlign w:val="superscript"/>
        </w:rPr>
        <w:t>-2</w:t>
      </w:r>
      <w:r w:rsidR="002C7971" w:rsidRPr="00951ED1">
        <w:rPr>
          <w:sz w:val="24"/>
          <w:szCs w:val="24"/>
        </w:rPr>
        <w:t xml:space="preserve">), green (0.75 </w:t>
      </w:r>
      <w:r w:rsidR="002C7971" w:rsidRPr="00951ED1">
        <w:rPr>
          <w:rFonts w:cs="Calibri"/>
          <w:sz w:val="24"/>
          <w:szCs w:val="24"/>
        </w:rPr>
        <w:t>µ</w:t>
      </w:r>
      <w:r w:rsidR="002C7971" w:rsidRPr="00951ED1">
        <w:rPr>
          <w:sz w:val="24"/>
          <w:szCs w:val="24"/>
        </w:rPr>
        <w:t>W m</w:t>
      </w:r>
      <w:r w:rsidR="002C7971" w:rsidRPr="00951ED1">
        <w:rPr>
          <w:sz w:val="24"/>
          <w:szCs w:val="24"/>
          <w:vertAlign w:val="superscript"/>
        </w:rPr>
        <w:t>-2</w:t>
      </w:r>
      <w:r w:rsidR="002C7971" w:rsidRPr="00951ED1">
        <w:rPr>
          <w:sz w:val="24"/>
          <w:szCs w:val="24"/>
        </w:rPr>
        <w:t xml:space="preserve">) and red (149 </w:t>
      </w:r>
      <w:r w:rsidR="002C7971" w:rsidRPr="00951ED1">
        <w:rPr>
          <w:rFonts w:cs="Calibri"/>
          <w:sz w:val="24"/>
          <w:szCs w:val="24"/>
        </w:rPr>
        <w:t>µ</w:t>
      </w:r>
      <w:r w:rsidR="002C7971" w:rsidRPr="00951ED1">
        <w:rPr>
          <w:sz w:val="24"/>
          <w:szCs w:val="24"/>
        </w:rPr>
        <w:t>W m</w:t>
      </w:r>
      <w:r w:rsidR="002C7971" w:rsidRPr="00951ED1">
        <w:rPr>
          <w:sz w:val="24"/>
          <w:szCs w:val="24"/>
          <w:vertAlign w:val="superscript"/>
        </w:rPr>
        <w:t>-2</w:t>
      </w:r>
      <w:r w:rsidR="002C7971" w:rsidRPr="00951ED1">
        <w:rPr>
          <w:sz w:val="24"/>
          <w:szCs w:val="24"/>
        </w:rPr>
        <w:t xml:space="preserve">) </w:t>
      </w:r>
      <w:r w:rsidR="00782E41" w:rsidRPr="00951ED1">
        <w:rPr>
          <w:sz w:val="24"/>
          <w:szCs w:val="24"/>
        </w:rPr>
        <w:t xml:space="preserve">irradiances </w:t>
      </w:r>
      <w:r w:rsidR="002C7971" w:rsidRPr="00951ED1">
        <w:rPr>
          <w:sz w:val="24"/>
          <w:szCs w:val="24"/>
        </w:rPr>
        <w:t xml:space="preserve">that </w:t>
      </w:r>
      <w:del w:id="37" w:author="Tim Smyth" w:date="2019-12-05T11:54:00Z">
        <w:r w:rsidR="00557A25" w:rsidRPr="00951ED1" w:rsidDel="00427B1F">
          <w:rPr>
            <w:sz w:val="24"/>
            <w:szCs w:val="24"/>
          </w:rPr>
          <w:delText xml:space="preserve"> </w:delText>
        </w:r>
      </w:del>
      <w:r w:rsidR="00557A25" w:rsidRPr="00951ED1">
        <w:rPr>
          <w:sz w:val="24"/>
          <w:szCs w:val="24"/>
        </w:rPr>
        <w:t>elicit</w:t>
      </w:r>
      <w:del w:id="38" w:author="Tim Smyth" w:date="2019-12-05T11:54:00Z">
        <w:r w:rsidR="00557A25" w:rsidRPr="00951ED1" w:rsidDel="00427B1F">
          <w:rPr>
            <w:sz w:val="24"/>
            <w:szCs w:val="24"/>
          </w:rPr>
          <w:delText>s</w:delText>
        </w:r>
      </w:del>
      <w:r w:rsidR="00557A25" w:rsidRPr="00951ED1">
        <w:rPr>
          <w:sz w:val="24"/>
          <w:szCs w:val="24"/>
        </w:rPr>
        <w:t xml:space="preserve"> diel vertical migration in </w:t>
      </w:r>
      <w:r w:rsidR="00782DC5" w:rsidRPr="00951ED1">
        <w:rPr>
          <w:sz w:val="24"/>
          <w:szCs w:val="24"/>
        </w:rPr>
        <w:t xml:space="preserve">adult female </w:t>
      </w:r>
      <w:r w:rsidR="005D29AC" w:rsidRPr="00951ED1">
        <w:rPr>
          <w:i/>
          <w:sz w:val="24"/>
          <w:szCs w:val="24"/>
        </w:rPr>
        <w:t>Calanus</w:t>
      </w:r>
      <w:r w:rsidR="005D29AC" w:rsidRPr="00951ED1">
        <w:rPr>
          <w:sz w:val="24"/>
          <w:szCs w:val="24"/>
        </w:rPr>
        <w:t xml:space="preserve"> copepods</w:t>
      </w:r>
      <w:r w:rsidR="00782DC5" w:rsidRPr="00951ED1">
        <w:rPr>
          <w:sz w:val="24"/>
          <w:szCs w:val="24"/>
        </w:rPr>
        <w:t xml:space="preserve"> </w:t>
      </w:r>
      <w:r w:rsidR="001A3393" w:rsidRPr="00951ED1">
        <w:rPr>
          <w:noProof/>
          <w:sz w:val="24"/>
          <w:szCs w:val="24"/>
        </w:rPr>
        <w:t>(Båtnes</w:t>
      </w:r>
      <w:r w:rsidR="00126877" w:rsidRPr="00951ED1">
        <w:rPr>
          <w:noProof/>
          <w:sz w:val="24"/>
          <w:szCs w:val="24"/>
        </w:rPr>
        <w:t xml:space="preserve"> et al. </w:t>
      </w:r>
      <w:r w:rsidR="001A3393" w:rsidRPr="00951ED1">
        <w:rPr>
          <w:noProof/>
          <w:sz w:val="24"/>
          <w:szCs w:val="24"/>
        </w:rPr>
        <w:t>2013)</w:t>
      </w:r>
      <w:r w:rsidR="00192EEB" w:rsidRPr="00951ED1">
        <w:rPr>
          <w:color w:val="000000"/>
          <w:sz w:val="24"/>
          <w:szCs w:val="24"/>
        </w:rPr>
        <w:t xml:space="preserve">. </w:t>
      </w:r>
      <w:r w:rsidR="00C31B35" w:rsidRPr="00951ED1">
        <w:rPr>
          <w:i/>
          <w:color w:val="000000"/>
          <w:sz w:val="24"/>
          <w:szCs w:val="24"/>
        </w:rPr>
        <w:t>Calanus</w:t>
      </w:r>
      <w:r w:rsidR="00C31B35" w:rsidRPr="00951ED1">
        <w:rPr>
          <w:color w:val="000000"/>
          <w:sz w:val="24"/>
          <w:szCs w:val="24"/>
        </w:rPr>
        <w:t xml:space="preserve"> cope</w:t>
      </w:r>
      <w:r w:rsidR="00192EEB" w:rsidRPr="00951ED1">
        <w:rPr>
          <w:color w:val="000000"/>
          <w:sz w:val="24"/>
          <w:szCs w:val="24"/>
        </w:rPr>
        <w:t>p</w:t>
      </w:r>
      <w:r w:rsidR="00C31B35" w:rsidRPr="00951ED1">
        <w:rPr>
          <w:color w:val="000000"/>
          <w:sz w:val="24"/>
          <w:szCs w:val="24"/>
        </w:rPr>
        <w:t xml:space="preserve">ods are </w:t>
      </w:r>
      <w:r w:rsidR="002C7971" w:rsidRPr="00951ED1">
        <w:rPr>
          <w:color w:val="000000"/>
          <w:sz w:val="24"/>
          <w:szCs w:val="24"/>
        </w:rPr>
        <w:t xml:space="preserve">globally widespread and </w:t>
      </w:r>
      <w:r w:rsidR="00C31B35" w:rsidRPr="00951ED1">
        <w:rPr>
          <w:color w:val="000000"/>
          <w:sz w:val="24"/>
          <w:szCs w:val="24"/>
        </w:rPr>
        <w:t xml:space="preserve">known to be extremely sensitive to </w:t>
      </w:r>
      <w:r w:rsidR="005D29AC" w:rsidRPr="00951ED1">
        <w:rPr>
          <w:color w:val="000000"/>
          <w:sz w:val="24"/>
          <w:szCs w:val="24"/>
        </w:rPr>
        <w:t>light</w:t>
      </w:r>
      <w:r w:rsidR="00782DC5" w:rsidRPr="00951ED1">
        <w:rPr>
          <w:color w:val="000000"/>
          <w:sz w:val="24"/>
          <w:szCs w:val="24"/>
        </w:rPr>
        <w:t xml:space="preserve"> </w:t>
      </w:r>
      <w:r w:rsidR="00D84DC8" w:rsidRPr="00951ED1">
        <w:rPr>
          <w:noProof/>
          <w:color w:val="000000"/>
          <w:sz w:val="24"/>
          <w:szCs w:val="24"/>
        </w:rPr>
        <w:t>(Last</w:t>
      </w:r>
      <w:r w:rsidR="00126877" w:rsidRPr="00951ED1">
        <w:rPr>
          <w:noProof/>
          <w:color w:val="000000"/>
          <w:sz w:val="24"/>
          <w:szCs w:val="24"/>
        </w:rPr>
        <w:t xml:space="preserve"> et al.</w:t>
      </w:r>
      <w:r w:rsidR="00D84DC8" w:rsidRPr="00951ED1">
        <w:rPr>
          <w:noProof/>
          <w:color w:val="000000"/>
          <w:sz w:val="24"/>
          <w:szCs w:val="24"/>
        </w:rPr>
        <w:t>, 2016)</w:t>
      </w:r>
      <w:r w:rsidR="002C7971" w:rsidRPr="00951ED1">
        <w:rPr>
          <w:color w:val="000000"/>
          <w:sz w:val="24"/>
          <w:szCs w:val="24"/>
        </w:rPr>
        <w:t xml:space="preserve"> and</w:t>
      </w:r>
      <w:r w:rsidR="00B36BFC" w:rsidRPr="00951ED1">
        <w:rPr>
          <w:color w:val="000000"/>
          <w:sz w:val="24"/>
          <w:szCs w:val="24"/>
        </w:rPr>
        <w:t xml:space="preserve"> </w:t>
      </w:r>
      <w:r w:rsidR="005D29AC" w:rsidRPr="00951ED1">
        <w:rPr>
          <w:color w:val="000000"/>
          <w:sz w:val="24"/>
          <w:szCs w:val="24"/>
        </w:rPr>
        <w:t xml:space="preserve">have </w:t>
      </w:r>
      <w:del w:id="39" w:author="Tim Smyth" w:date="2019-12-05T11:55:00Z">
        <w:r w:rsidR="00782E41" w:rsidRPr="00951ED1" w:rsidDel="006F630A">
          <w:rPr>
            <w:color w:val="000000"/>
            <w:sz w:val="24"/>
            <w:szCs w:val="24"/>
          </w:rPr>
          <w:delText xml:space="preserve"> </w:delText>
        </w:r>
      </w:del>
      <w:r w:rsidR="00782E41" w:rsidRPr="00951ED1">
        <w:rPr>
          <w:color w:val="000000"/>
          <w:sz w:val="24"/>
          <w:szCs w:val="24"/>
        </w:rPr>
        <w:t xml:space="preserve">been </w:t>
      </w:r>
      <w:r w:rsidR="005D29AC" w:rsidRPr="00951ED1">
        <w:rPr>
          <w:color w:val="000000"/>
          <w:sz w:val="24"/>
          <w:szCs w:val="24"/>
        </w:rPr>
        <w:t>empirically demonstrated to react to sea surface artificial illumination at depths &gt;80m</w:t>
      </w:r>
      <w:r w:rsidR="00782DC5" w:rsidRPr="00951ED1">
        <w:rPr>
          <w:color w:val="000000"/>
          <w:sz w:val="24"/>
          <w:szCs w:val="24"/>
        </w:rPr>
        <w:t xml:space="preserve"> </w:t>
      </w:r>
      <w:r w:rsidR="00843440" w:rsidRPr="00951ED1">
        <w:rPr>
          <w:noProof/>
          <w:color w:val="000000"/>
          <w:sz w:val="24"/>
          <w:szCs w:val="24"/>
        </w:rPr>
        <w:t>(Davies &amp; Smyth, 2018; Ludvigsen et al., 2018)</w:t>
      </w:r>
      <w:r w:rsidR="00B36BFC" w:rsidRPr="00951ED1">
        <w:rPr>
          <w:color w:val="000000"/>
          <w:sz w:val="24"/>
          <w:szCs w:val="24"/>
        </w:rPr>
        <w:t xml:space="preserve">. In addition, </w:t>
      </w:r>
      <w:r w:rsidR="00782DC5" w:rsidRPr="00951ED1">
        <w:rPr>
          <w:color w:val="000000"/>
          <w:sz w:val="24"/>
          <w:szCs w:val="24"/>
        </w:rPr>
        <w:t xml:space="preserve">the threshold sensitivities </w:t>
      </w:r>
      <w:r w:rsidR="00192EEB" w:rsidRPr="00951ED1">
        <w:rPr>
          <w:color w:val="000000"/>
          <w:sz w:val="24"/>
          <w:szCs w:val="24"/>
        </w:rPr>
        <w:t xml:space="preserve">of </w:t>
      </w:r>
      <w:r w:rsidR="00192EEB" w:rsidRPr="00951ED1">
        <w:rPr>
          <w:i/>
          <w:color w:val="000000"/>
          <w:sz w:val="24"/>
          <w:szCs w:val="24"/>
        </w:rPr>
        <w:t>Calanus</w:t>
      </w:r>
      <w:r w:rsidR="00192EEB" w:rsidRPr="00951ED1">
        <w:rPr>
          <w:color w:val="000000"/>
          <w:sz w:val="24"/>
          <w:szCs w:val="24"/>
        </w:rPr>
        <w:t xml:space="preserve"> </w:t>
      </w:r>
      <w:r w:rsidR="005D29AC" w:rsidRPr="00951ED1">
        <w:rPr>
          <w:color w:val="000000"/>
          <w:sz w:val="24"/>
          <w:szCs w:val="24"/>
        </w:rPr>
        <w:t xml:space="preserve">copepods </w:t>
      </w:r>
      <w:r w:rsidR="00192EEB" w:rsidRPr="00951ED1">
        <w:rPr>
          <w:color w:val="000000"/>
          <w:sz w:val="24"/>
          <w:szCs w:val="24"/>
        </w:rPr>
        <w:t xml:space="preserve">have been quantified separately </w:t>
      </w:r>
      <w:r w:rsidR="005D29AC" w:rsidRPr="00951ED1">
        <w:rPr>
          <w:color w:val="000000"/>
          <w:sz w:val="24"/>
          <w:szCs w:val="24"/>
        </w:rPr>
        <w:t>for blue, green</w:t>
      </w:r>
      <w:r w:rsidR="00B36BFC" w:rsidRPr="00951ED1">
        <w:rPr>
          <w:color w:val="000000"/>
          <w:sz w:val="24"/>
          <w:szCs w:val="24"/>
        </w:rPr>
        <w:t>,</w:t>
      </w:r>
      <w:r w:rsidR="005D29AC" w:rsidRPr="00951ED1">
        <w:rPr>
          <w:color w:val="000000"/>
          <w:sz w:val="24"/>
          <w:szCs w:val="24"/>
        </w:rPr>
        <w:t xml:space="preserve"> and red light</w:t>
      </w:r>
      <w:r w:rsidR="00782DC5" w:rsidRPr="00951ED1">
        <w:rPr>
          <w:color w:val="000000"/>
          <w:sz w:val="24"/>
          <w:szCs w:val="24"/>
        </w:rPr>
        <w:t xml:space="preserve"> </w:t>
      </w:r>
      <w:r w:rsidR="001A3393" w:rsidRPr="00951ED1">
        <w:rPr>
          <w:noProof/>
          <w:sz w:val="24"/>
          <w:szCs w:val="24"/>
        </w:rPr>
        <w:t>(Båtnes et al., 2013)</w:t>
      </w:r>
      <w:r w:rsidR="005D29AC" w:rsidRPr="00951ED1">
        <w:rPr>
          <w:color w:val="000000"/>
          <w:sz w:val="24"/>
          <w:szCs w:val="24"/>
        </w:rPr>
        <w:t>.</w:t>
      </w:r>
      <w:r w:rsidR="00782DC5" w:rsidRPr="00951ED1">
        <w:rPr>
          <w:color w:val="000000"/>
          <w:sz w:val="24"/>
          <w:szCs w:val="24"/>
        </w:rPr>
        <w:t xml:space="preserve"> Original values provided in P</w:t>
      </w:r>
      <w:r w:rsidR="00E9491A" w:rsidRPr="00951ED1">
        <w:rPr>
          <w:color w:val="000000"/>
          <w:sz w:val="24"/>
          <w:szCs w:val="24"/>
        </w:rPr>
        <w:t>hotosyn</w:t>
      </w:r>
      <w:r w:rsidR="00782DC5" w:rsidRPr="00951ED1">
        <w:rPr>
          <w:color w:val="000000"/>
          <w:sz w:val="24"/>
          <w:szCs w:val="24"/>
        </w:rPr>
        <w:t>th</w:t>
      </w:r>
      <w:r w:rsidR="00E9491A" w:rsidRPr="00951ED1">
        <w:rPr>
          <w:color w:val="000000"/>
          <w:sz w:val="24"/>
          <w:szCs w:val="24"/>
        </w:rPr>
        <w:t>etic P</w:t>
      </w:r>
      <w:r w:rsidR="00782DC5" w:rsidRPr="00951ED1">
        <w:rPr>
          <w:color w:val="000000"/>
          <w:sz w:val="24"/>
          <w:szCs w:val="24"/>
        </w:rPr>
        <w:t>hoton Flux Density (</w:t>
      </w:r>
      <w:r w:rsidR="00E9491A" w:rsidRPr="00951ED1">
        <w:rPr>
          <w:color w:val="000000"/>
          <w:sz w:val="24"/>
          <w:szCs w:val="24"/>
        </w:rPr>
        <w:t xml:space="preserve">PPFD, </w:t>
      </w:r>
      <w:r w:rsidR="00782DC5" w:rsidRPr="00951ED1">
        <w:rPr>
          <w:rFonts w:cs="Calibri"/>
          <w:color w:val="000000"/>
          <w:sz w:val="24"/>
          <w:szCs w:val="24"/>
        </w:rPr>
        <w:t>µ</w:t>
      </w:r>
      <w:r w:rsidR="00782DC5" w:rsidRPr="00951ED1">
        <w:rPr>
          <w:color w:val="000000"/>
          <w:sz w:val="24"/>
          <w:szCs w:val="24"/>
        </w:rPr>
        <w:t>mol photons m</w:t>
      </w:r>
      <w:r w:rsidR="00782DC5" w:rsidRPr="00951ED1">
        <w:rPr>
          <w:color w:val="000000"/>
          <w:sz w:val="24"/>
          <w:szCs w:val="24"/>
          <w:vertAlign w:val="superscript"/>
        </w:rPr>
        <w:t>-2</w:t>
      </w:r>
      <w:r w:rsidR="00782DC5" w:rsidRPr="00951ED1">
        <w:rPr>
          <w:color w:val="000000"/>
          <w:sz w:val="24"/>
          <w:szCs w:val="24"/>
        </w:rPr>
        <w:t xml:space="preserve"> s</w:t>
      </w:r>
      <w:r w:rsidR="00782DC5" w:rsidRPr="00951ED1">
        <w:rPr>
          <w:color w:val="000000"/>
          <w:sz w:val="24"/>
          <w:szCs w:val="24"/>
          <w:vertAlign w:val="superscript"/>
        </w:rPr>
        <w:t>-1</w:t>
      </w:r>
      <w:r w:rsidR="00782DC5" w:rsidRPr="00951ED1">
        <w:rPr>
          <w:color w:val="000000"/>
          <w:sz w:val="24"/>
          <w:szCs w:val="24"/>
        </w:rPr>
        <w:t xml:space="preserve">) </w:t>
      </w:r>
      <w:r w:rsidR="00E9491A" w:rsidRPr="00951ED1">
        <w:rPr>
          <w:color w:val="000000"/>
          <w:sz w:val="24"/>
          <w:szCs w:val="24"/>
        </w:rPr>
        <w:t>for wave</w:t>
      </w:r>
      <w:r w:rsidR="00782DC5" w:rsidRPr="00951ED1">
        <w:rPr>
          <w:color w:val="000000"/>
          <w:sz w:val="24"/>
          <w:szCs w:val="24"/>
        </w:rPr>
        <w:t>lengths</w:t>
      </w:r>
      <w:r w:rsidR="00E9491A" w:rsidRPr="00951ED1">
        <w:rPr>
          <w:color w:val="000000"/>
          <w:sz w:val="24"/>
          <w:szCs w:val="24"/>
        </w:rPr>
        <w:t xml:space="preserve"> (</w:t>
      </w:r>
      <w:r w:rsidR="00E9491A" w:rsidRPr="00951ED1">
        <w:rPr>
          <w:rFonts w:cs="Calibri"/>
          <w:color w:val="000000"/>
          <w:sz w:val="24"/>
          <w:szCs w:val="24"/>
        </w:rPr>
        <w:t>λ</w:t>
      </w:r>
      <w:r w:rsidR="00E9491A" w:rsidRPr="00951ED1">
        <w:rPr>
          <w:color w:val="000000"/>
          <w:sz w:val="24"/>
          <w:szCs w:val="24"/>
        </w:rPr>
        <w:t>)</w:t>
      </w:r>
      <w:r w:rsidR="00782DC5" w:rsidRPr="00951ED1">
        <w:rPr>
          <w:color w:val="000000"/>
          <w:sz w:val="24"/>
          <w:szCs w:val="24"/>
        </w:rPr>
        <w:t xml:space="preserve"> of 455nm (</w:t>
      </w:r>
      <w:r w:rsidR="002C7971" w:rsidRPr="00951ED1">
        <w:rPr>
          <w:color w:val="000000"/>
          <w:sz w:val="24"/>
          <w:szCs w:val="24"/>
        </w:rPr>
        <w:t>blue</w:t>
      </w:r>
      <w:r w:rsidR="00782DC5" w:rsidRPr="00951ED1">
        <w:rPr>
          <w:color w:val="000000"/>
          <w:sz w:val="24"/>
          <w:szCs w:val="24"/>
        </w:rPr>
        <w:t>), 525nm (</w:t>
      </w:r>
      <w:r w:rsidR="002C7971" w:rsidRPr="00951ED1">
        <w:rPr>
          <w:color w:val="000000"/>
          <w:sz w:val="24"/>
          <w:szCs w:val="24"/>
        </w:rPr>
        <w:t>green</w:t>
      </w:r>
      <w:r w:rsidR="00782DC5" w:rsidRPr="00951ED1">
        <w:rPr>
          <w:color w:val="000000"/>
          <w:sz w:val="24"/>
          <w:szCs w:val="24"/>
        </w:rPr>
        <w:t>) and 640nm</w:t>
      </w:r>
      <w:r w:rsidR="008A43C6" w:rsidRPr="00951ED1">
        <w:rPr>
          <w:color w:val="000000"/>
          <w:sz w:val="24"/>
          <w:szCs w:val="24"/>
        </w:rPr>
        <w:t xml:space="preserve"> </w:t>
      </w:r>
      <w:r w:rsidR="00782DC5" w:rsidRPr="00951ED1">
        <w:rPr>
          <w:color w:val="000000"/>
          <w:sz w:val="24"/>
          <w:szCs w:val="24"/>
        </w:rPr>
        <w:t>(</w:t>
      </w:r>
      <w:r w:rsidR="002C7971" w:rsidRPr="00951ED1">
        <w:rPr>
          <w:color w:val="000000"/>
          <w:sz w:val="24"/>
          <w:szCs w:val="24"/>
        </w:rPr>
        <w:t>red</w:t>
      </w:r>
      <w:r w:rsidR="00782DC5" w:rsidRPr="00951ED1">
        <w:rPr>
          <w:color w:val="000000"/>
          <w:sz w:val="24"/>
          <w:szCs w:val="24"/>
        </w:rPr>
        <w:t xml:space="preserve">) were converted to </w:t>
      </w:r>
      <w:r w:rsidR="00E9491A" w:rsidRPr="00951ED1">
        <w:rPr>
          <w:color w:val="000000"/>
          <w:sz w:val="24"/>
          <w:szCs w:val="24"/>
        </w:rPr>
        <w:t>irradiances (</w:t>
      </w:r>
      <w:r w:rsidR="00E9491A" w:rsidRPr="00951ED1">
        <w:rPr>
          <w:rFonts w:cs="Calibri"/>
          <w:sz w:val="24"/>
          <w:szCs w:val="24"/>
        </w:rPr>
        <w:t>µ</w:t>
      </w:r>
      <w:r w:rsidR="00E9491A" w:rsidRPr="00951ED1">
        <w:rPr>
          <w:sz w:val="24"/>
          <w:szCs w:val="24"/>
        </w:rPr>
        <w:t>W m</w:t>
      </w:r>
      <w:r w:rsidR="00E9491A" w:rsidRPr="00951ED1">
        <w:rPr>
          <w:sz w:val="24"/>
          <w:szCs w:val="24"/>
          <w:vertAlign w:val="superscript"/>
        </w:rPr>
        <w:t>-2</w:t>
      </w:r>
      <w:r w:rsidR="00E9491A" w:rsidRPr="00951ED1">
        <w:rPr>
          <w:sz w:val="24"/>
          <w:szCs w:val="24"/>
        </w:rPr>
        <w:t>) using [</w:t>
      </w:r>
      <w:r w:rsidR="00E9491A" w:rsidRPr="00951ED1">
        <w:rPr>
          <w:rFonts w:cs="Calibri"/>
          <w:sz w:val="24"/>
          <w:szCs w:val="24"/>
        </w:rPr>
        <w:t xml:space="preserve">λ </w:t>
      </w:r>
      <w:r w:rsidR="00E9491A" w:rsidRPr="00951ED1">
        <w:rPr>
          <w:sz w:val="24"/>
          <w:szCs w:val="24"/>
        </w:rPr>
        <w:t>x (8.359</w:t>
      </w:r>
      <w:r w:rsidR="002C7971" w:rsidRPr="00951ED1">
        <w:rPr>
          <w:sz w:val="24"/>
          <w:szCs w:val="24"/>
        </w:rPr>
        <w:t xml:space="preserve"> </w:t>
      </w:r>
      <w:r w:rsidR="00E9491A" w:rsidRPr="00951ED1">
        <w:rPr>
          <w:sz w:val="24"/>
          <w:szCs w:val="24"/>
        </w:rPr>
        <w:t>x</w:t>
      </w:r>
      <w:r w:rsidR="002C7971" w:rsidRPr="00951ED1">
        <w:rPr>
          <w:sz w:val="24"/>
          <w:szCs w:val="24"/>
        </w:rPr>
        <w:t xml:space="preserve"> </w:t>
      </w:r>
      <w:r w:rsidR="00E9491A" w:rsidRPr="00951ED1">
        <w:rPr>
          <w:sz w:val="24"/>
          <w:szCs w:val="24"/>
        </w:rPr>
        <w:t>10</w:t>
      </w:r>
      <w:r w:rsidR="00E9491A" w:rsidRPr="00951ED1">
        <w:rPr>
          <w:sz w:val="24"/>
          <w:szCs w:val="24"/>
          <w:vertAlign w:val="superscript"/>
        </w:rPr>
        <w:t>-6</w:t>
      </w:r>
      <w:r w:rsidR="00E9491A" w:rsidRPr="00951ED1">
        <w:rPr>
          <w:sz w:val="24"/>
          <w:szCs w:val="24"/>
        </w:rPr>
        <w:t>) x PPFD] x 10</w:t>
      </w:r>
      <w:r w:rsidR="00E9491A" w:rsidRPr="00951ED1">
        <w:rPr>
          <w:sz w:val="24"/>
          <w:szCs w:val="24"/>
          <w:vertAlign w:val="superscript"/>
        </w:rPr>
        <w:t>6</w:t>
      </w:r>
      <w:r w:rsidR="00E9491A" w:rsidRPr="00951ED1">
        <w:rPr>
          <w:sz w:val="24"/>
          <w:szCs w:val="24"/>
        </w:rPr>
        <w:t xml:space="preserve"> where </w:t>
      </w:r>
      <w:r w:rsidR="00B428C7" w:rsidRPr="00951ED1">
        <w:rPr>
          <w:rFonts w:cs="Calibri"/>
          <w:sz w:val="24"/>
          <w:szCs w:val="24"/>
        </w:rPr>
        <w:t>λ is given in metre</w:t>
      </w:r>
      <w:r w:rsidR="00E9491A" w:rsidRPr="00951ED1">
        <w:rPr>
          <w:rFonts w:cs="Calibri"/>
          <w:sz w:val="24"/>
          <w:szCs w:val="24"/>
        </w:rPr>
        <w:t>s.</w:t>
      </w:r>
    </w:p>
    <w:p w14:paraId="76BAC460" w14:textId="6E6F5DE2" w:rsidR="00001694" w:rsidRPr="00951ED1" w:rsidRDefault="001F2C8A" w:rsidP="00F33708">
      <w:pPr>
        <w:spacing w:line="480" w:lineRule="auto"/>
        <w:rPr>
          <w:color w:val="000000"/>
          <w:sz w:val="24"/>
          <w:szCs w:val="24"/>
        </w:rPr>
      </w:pPr>
      <w:r w:rsidRPr="00951ED1">
        <w:rPr>
          <w:color w:val="000000"/>
          <w:sz w:val="24"/>
          <w:szCs w:val="24"/>
        </w:rPr>
        <w:t>Having defined the threshold blue</w:t>
      </w:r>
      <w:r w:rsidR="002C7971" w:rsidRPr="00951ED1">
        <w:rPr>
          <w:color w:val="000000"/>
          <w:sz w:val="24"/>
          <w:szCs w:val="24"/>
        </w:rPr>
        <w:t>, green, and red</w:t>
      </w:r>
      <w:r w:rsidRPr="00951ED1">
        <w:rPr>
          <w:color w:val="000000"/>
          <w:sz w:val="24"/>
          <w:szCs w:val="24"/>
        </w:rPr>
        <w:t xml:space="preserve"> broadband irradiances that can be c</w:t>
      </w:r>
      <w:r w:rsidR="008A43C6" w:rsidRPr="00951ED1">
        <w:rPr>
          <w:color w:val="000000"/>
          <w:sz w:val="24"/>
          <w:szCs w:val="24"/>
        </w:rPr>
        <w:t>onsidered biologically relevant</w:t>
      </w:r>
      <w:r w:rsidRPr="00951ED1">
        <w:rPr>
          <w:color w:val="000000"/>
          <w:sz w:val="24"/>
          <w:szCs w:val="24"/>
        </w:rPr>
        <w:t>, we calculated the</w:t>
      </w:r>
      <w:r w:rsidR="00B428C7" w:rsidRPr="00951ED1">
        <w:rPr>
          <w:color w:val="000000"/>
          <w:sz w:val="24"/>
          <w:szCs w:val="24"/>
        </w:rPr>
        <w:t xml:space="preserve"> three-</w:t>
      </w:r>
      <w:r w:rsidR="00557A25" w:rsidRPr="00951ED1">
        <w:rPr>
          <w:color w:val="000000"/>
          <w:sz w:val="24"/>
          <w:szCs w:val="24"/>
        </w:rPr>
        <w:t>dimensional</w:t>
      </w:r>
      <w:r w:rsidRPr="00951ED1">
        <w:rPr>
          <w:color w:val="000000"/>
          <w:sz w:val="24"/>
          <w:szCs w:val="24"/>
        </w:rPr>
        <w:t xml:space="preserve"> seafloor area within the survey region </w:t>
      </w:r>
      <w:r w:rsidR="00001694" w:rsidRPr="00951ED1">
        <w:rPr>
          <w:color w:val="000000"/>
          <w:sz w:val="24"/>
          <w:szCs w:val="24"/>
        </w:rPr>
        <w:t xml:space="preserve">exposed to biologically </w:t>
      </w:r>
      <w:r w:rsidR="008A43C6" w:rsidRPr="00951ED1">
        <w:rPr>
          <w:color w:val="000000"/>
          <w:sz w:val="24"/>
          <w:szCs w:val="24"/>
        </w:rPr>
        <w:t xml:space="preserve">relevant </w:t>
      </w:r>
      <w:r w:rsidR="002C7971" w:rsidRPr="00951ED1">
        <w:rPr>
          <w:color w:val="000000"/>
          <w:sz w:val="24"/>
          <w:szCs w:val="24"/>
        </w:rPr>
        <w:t xml:space="preserve">blue, green, and red </w:t>
      </w:r>
      <w:r w:rsidR="00557A25" w:rsidRPr="00951ED1">
        <w:rPr>
          <w:color w:val="000000"/>
          <w:sz w:val="24"/>
          <w:szCs w:val="24"/>
        </w:rPr>
        <w:t>artificial light</w:t>
      </w:r>
      <w:r w:rsidR="00001694" w:rsidRPr="00951ED1">
        <w:rPr>
          <w:color w:val="000000"/>
          <w:sz w:val="24"/>
          <w:szCs w:val="24"/>
        </w:rPr>
        <w:t xml:space="preserve"> during MLWS and MHWS under clear and cloudy conditions</w:t>
      </w:r>
      <w:r w:rsidR="00557A25" w:rsidRPr="00951ED1">
        <w:rPr>
          <w:color w:val="000000"/>
          <w:sz w:val="24"/>
          <w:szCs w:val="24"/>
        </w:rPr>
        <w:t xml:space="preserve"> using the raster surface area calculator in GRASS GIS</w:t>
      </w:r>
      <w:r w:rsidR="00001694" w:rsidRPr="00951ED1">
        <w:rPr>
          <w:color w:val="000000"/>
          <w:sz w:val="24"/>
          <w:szCs w:val="24"/>
        </w:rPr>
        <w:t>.</w:t>
      </w:r>
      <w:r w:rsidR="005D29AC" w:rsidRPr="00951ED1">
        <w:rPr>
          <w:color w:val="000000"/>
          <w:sz w:val="24"/>
          <w:szCs w:val="24"/>
        </w:rPr>
        <w:t xml:space="preserve"> </w:t>
      </w:r>
    </w:p>
    <w:p w14:paraId="760C7ECC" w14:textId="77777777" w:rsidR="002040B6" w:rsidRPr="00951ED1" w:rsidRDefault="00380A24" w:rsidP="00951ED1">
      <w:pPr>
        <w:pStyle w:val="Heading1"/>
      </w:pPr>
      <w:r w:rsidRPr="00951ED1">
        <w:t>Results</w:t>
      </w:r>
    </w:p>
    <w:p w14:paraId="586955EA" w14:textId="0039B9D3" w:rsidR="007021FD" w:rsidRPr="00951ED1" w:rsidRDefault="00A13855" w:rsidP="007021FD">
      <w:pPr>
        <w:spacing w:line="480" w:lineRule="auto"/>
        <w:rPr>
          <w:rFonts w:cs="Calibri"/>
          <w:color w:val="000000"/>
          <w:sz w:val="24"/>
          <w:szCs w:val="24"/>
        </w:rPr>
      </w:pPr>
      <w:r w:rsidRPr="00951ED1">
        <w:rPr>
          <w:rFonts w:cs="Calibri"/>
          <w:color w:val="000000"/>
          <w:sz w:val="24"/>
          <w:szCs w:val="24"/>
        </w:rPr>
        <w:lastRenderedPageBreak/>
        <w:t>The broadband blue, green and red irradiances of</w:t>
      </w:r>
      <w:r w:rsidR="00B135EE" w:rsidRPr="00951ED1">
        <w:rPr>
          <w:color w:val="000000"/>
          <w:sz w:val="24"/>
          <w:szCs w:val="24"/>
        </w:rPr>
        <w:t xml:space="preserve"> dowelling artificial light at the sea surface [</w:t>
      </w:r>
      <w:r w:rsidR="00B135EE" w:rsidRPr="00951ED1">
        <w:rPr>
          <w:i/>
          <w:color w:val="000000"/>
          <w:sz w:val="24"/>
          <w:szCs w:val="24"/>
        </w:rPr>
        <w:t>Ed(0)</w:t>
      </w:r>
      <w:r w:rsidR="00B135EE" w:rsidRPr="00951ED1">
        <w:rPr>
          <w:color w:val="000000"/>
          <w:sz w:val="24"/>
          <w:szCs w:val="24"/>
        </w:rPr>
        <w:t>], scalar irradiance just below the sea surface [</w:t>
      </w:r>
      <w:proofErr w:type="spellStart"/>
      <w:r w:rsidR="00B135EE" w:rsidRPr="00951ED1">
        <w:rPr>
          <w:i/>
          <w:color w:val="000000"/>
          <w:sz w:val="24"/>
          <w:szCs w:val="24"/>
        </w:rPr>
        <w:t>Eo</w:t>
      </w:r>
      <w:proofErr w:type="spellEnd"/>
      <w:r w:rsidR="00B135EE" w:rsidRPr="00951ED1">
        <w:rPr>
          <w:i/>
          <w:color w:val="000000"/>
          <w:sz w:val="24"/>
          <w:szCs w:val="24"/>
        </w:rPr>
        <w:t>(0-)</w:t>
      </w:r>
      <w:r w:rsidR="00B135EE" w:rsidRPr="00951ED1">
        <w:rPr>
          <w:color w:val="000000"/>
          <w:sz w:val="24"/>
          <w:szCs w:val="24"/>
        </w:rPr>
        <w:t xml:space="preserve">], and scalar irradiance at the seabed as </w:t>
      </w:r>
      <w:r w:rsidR="00782E41" w:rsidRPr="00951ED1">
        <w:rPr>
          <w:color w:val="000000"/>
          <w:sz w:val="24"/>
          <w:szCs w:val="24"/>
        </w:rPr>
        <w:t xml:space="preserve">a </w:t>
      </w:r>
      <w:r w:rsidR="00B135EE" w:rsidRPr="00951ED1">
        <w:rPr>
          <w:color w:val="000000"/>
          <w:sz w:val="24"/>
          <w:szCs w:val="24"/>
        </w:rPr>
        <w:t>function of tide [</w:t>
      </w:r>
      <w:proofErr w:type="spellStart"/>
      <w:r w:rsidR="00B135EE" w:rsidRPr="00951ED1">
        <w:rPr>
          <w:i/>
          <w:color w:val="000000"/>
          <w:sz w:val="24"/>
          <w:szCs w:val="24"/>
        </w:rPr>
        <w:t>Eo</w:t>
      </w:r>
      <w:proofErr w:type="spellEnd"/>
      <w:r w:rsidR="00B135EE" w:rsidRPr="00951ED1">
        <w:rPr>
          <w:i/>
          <w:color w:val="000000"/>
          <w:sz w:val="24"/>
          <w:szCs w:val="24"/>
        </w:rPr>
        <w:t>(MHWS)</w:t>
      </w:r>
      <w:r w:rsidR="00B135EE" w:rsidRPr="00951ED1">
        <w:rPr>
          <w:color w:val="000000"/>
          <w:sz w:val="24"/>
          <w:szCs w:val="24"/>
        </w:rPr>
        <w:t xml:space="preserve">, </w:t>
      </w:r>
      <w:proofErr w:type="spellStart"/>
      <w:r w:rsidR="00B135EE" w:rsidRPr="00951ED1">
        <w:rPr>
          <w:i/>
          <w:color w:val="000000"/>
          <w:sz w:val="24"/>
          <w:szCs w:val="24"/>
        </w:rPr>
        <w:t>Eo</w:t>
      </w:r>
      <w:proofErr w:type="spellEnd"/>
      <w:r w:rsidR="00B135EE" w:rsidRPr="00951ED1">
        <w:rPr>
          <w:i/>
          <w:color w:val="000000"/>
          <w:sz w:val="24"/>
          <w:szCs w:val="24"/>
        </w:rPr>
        <w:t>(MLWS)</w:t>
      </w:r>
      <w:r w:rsidR="00B135EE" w:rsidRPr="00951ED1">
        <w:rPr>
          <w:color w:val="000000"/>
          <w:sz w:val="24"/>
          <w:szCs w:val="24"/>
        </w:rPr>
        <w:t>]</w:t>
      </w:r>
      <w:r w:rsidR="00B135EE" w:rsidRPr="00951ED1">
        <w:rPr>
          <w:rFonts w:cs="Calibri"/>
          <w:color w:val="000000"/>
          <w:sz w:val="24"/>
          <w:szCs w:val="24"/>
        </w:rPr>
        <w:t xml:space="preserve"> </w:t>
      </w:r>
      <w:r w:rsidR="001B66AA" w:rsidRPr="00951ED1">
        <w:rPr>
          <w:rFonts w:cs="Calibri"/>
          <w:color w:val="000000"/>
          <w:sz w:val="24"/>
          <w:szCs w:val="24"/>
        </w:rPr>
        <w:t xml:space="preserve">are presented for cloudy and clear conditions in figures 1 and 2. The </w:t>
      </w:r>
      <w:r w:rsidR="00B135EE" w:rsidRPr="00951ED1">
        <w:rPr>
          <w:rFonts w:cs="Calibri"/>
          <w:color w:val="000000"/>
          <w:sz w:val="24"/>
          <w:szCs w:val="24"/>
        </w:rPr>
        <w:t xml:space="preserve">sea </w:t>
      </w:r>
      <w:r w:rsidR="001B66AA" w:rsidRPr="00951ED1">
        <w:rPr>
          <w:rFonts w:cs="Calibri"/>
          <w:color w:val="000000"/>
          <w:sz w:val="24"/>
          <w:szCs w:val="24"/>
        </w:rPr>
        <w:t>surface of the whole of the lower reaches of the Tamar estuary and Plymouth Sound</w:t>
      </w:r>
      <w:r w:rsidR="00383FBF" w:rsidRPr="00951ED1">
        <w:rPr>
          <w:rFonts w:cs="Calibri"/>
          <w:color w:val="000000"/>
          <w:sz w:val="24"/>
          <w:szCs w:val="24"/>
        </w:rPr>
        <w:t xml:space="preserve"> (36km</w:t>
      </w:r>
      <w:r w:rsidR="00383FBF" w:rsidRPr="00951ED1">
        <w:rPr>
          <w:rFonts w:cs="Calibri"/>
          <w:color w:val="000000"/>
          <w:sz w:val="24"/>
          <w:szCs w:val="24"/>
          <w:vertAlign w:val="superscript"/>
        </w:rPr>
        <w:t>2</w:t>
      </w:r>
      <w:r w:rsidR="00383FBF" w:rsidRPr="00951ED1">
        <w:rPr>
          <w:rFonts w:cs="Calibri"/>
          <w:color w:val="000000"/>
          <w:sz w:val="24"/>
          <w:szCs w:val="24"/>
        </w:rPr>
        <w:t>)</w:t>
      </w:r>
      <w:r w:rsidR="00B240B3" w:rsidRPr="00951ED1">
        <w:rPr>
          <w:rFonts w:cs="Calibri"/>
          <w:color w:val="000000"/>
          <w:sz w:val="24"/>
          <w:szCs w:val="24"/>
        </w:rPr>
        <w:t xml:space="preserve"> were</w:t>
      </w:r>
      <w:r w:rsidR="001B66AA" w:rsidRPr="00951ED1">
        <w:rPr>
          <w:rFonts w:cs="Calibri"/>
          <w:color w:val="000000"/>
          <w:sz w:val="24"/>
          <w:szCs w:val="24"/>
        </w:rPr>
        <w:t xml:space="preserve"> exposed to blue, green and red artificial light during both cloud conditions</w:t>
      </w:r>
      <w:r w:rsidR="00013737" w:rsidRPr="00951ED1">
        <w:rPr>
          <w:rFonts w:cs="Calibri"/>
          <w:color w:val="000000"/>
          <w:sz w:val="24"/>
          <w:szCs w:val="24"/>
        </w:rPr>
        <w:t xml:space="preserve"> (Figure 1D, H, L; Figure 2D, H, L)</w:t>
      </w:r>
      <w:r w:rsidR="001B66AA" w:rsidRPr="00951ED1">
        <w:rPr>
          <w:rFonts w:cs="Calibri"/>
          <w:color w:val="000000"/>
          <w:sz w:val="24"/>
          <w:szCs w:val="24"/>
        </w:rPr>
        <w:t xml:space="preserve">. </w:t>
      </w:r>
      <w:r w:rsidR="00517C35" w:rsidRPr="00951ED1">
        <w:rPr>
          <w:rFonts w:cs="Calibri"/>
          <w:color w:val="000000"/>
          <w:sz w:val="24"/>
          <w:szCs w:val="24"/>
        </w:rPr>
        <w:t xml:space="preserve">Cloudy conditions amplified the sea surface irradiance of blue artificial light by </w:t>
      </w:r>
      <w:r w:rsidR="00384B09" w:rsidRPr="00951ED1">
        <w:rPr>
          <w:rFonts w:cs="Calibri"/>
          <w:color w:val="000000"/>
          <w:sz w:val="24"/>
          <w:szCs w:val="24"/>
        </w:rPr>
        <w:t xml:space="preserve">a factor of two on </w:t>
      </w:r>
      <w:r w:rsidR="008D5462" w:rsidRPr="00951ED1">
        <w:rPr>
          <w:rFonts w:cs="Calibri"/>
          <w:color w:val="000000"/>
          <w:sz w:val="24"/>
          <w:szCs w:val="24"/>
        </w:rPr>
        <w:t xml:space="preserve">average (mean </w:t>
      </w:r>
      <w:r w:rsidR="00517C35" w:rsidRPr="00951ED1">
        <w:rPr>
          <w:rFonts w:cs="Calibri"/>
          <w:color w:val="000000"/>
          <w:sz w:val="24"/>
          <w:szCs w:val="24"/>
        </w:rPr>
        <w:t>=</w:t>
      </w:r>
      <w:r w:rsidR="00B135EE" w:rsidRPr="00951ED1">
        <w:rPr>
          <w:rFonts w:cs="Calibri"/>
          <w:color w:val="000000"/>
          <w:sz w:val="24"/>
          <w:szCs w:val="24"/>
        </w:rPr>
        <w:t xml:space="preserve"> </w:t>
      </w:r>
      <w:r w:rsidR="00517C35" w:rsidRPr="00951ED1">
        <w:rPr>
          <w:rFonts w:cs="Calibri"/>
          <w:color w:val="000000"/>
          <w:sz w:val="24"/>
          <w:szCs w:val="24"/>
        </w:rPr>
        <w:t>2.12, min</w:t>
      </w:r>
      <w:r w:rsidR="00B135EE" w:rsidRPr="00951ED1">
        <w:rPr>
          <w:rFonts w:cs="Calibri"/>
          <w:color w:val="000000"/>
          <w:sz w:val="24"/>
          <w:szCs w:val="24"/>
        </w:rPr>
        <w:t xml:space="preserve"> </w:t>
      </w:r>
      <w:r w:rsidR="00517C35" w:rsidRPr="00951ED1">
        <w:rPr>
          <w:rFonts w:cs="Calibri"/>
          <w:color w:val="000000"/>
          <w:sz w:val="24"/>
          <w:szCs w:val="24"/>
        </w:rPr>
        <w:t>=</w:t>
      </w:r>
      <w:r w:rsidR="00B135EE" w:rsidRPr="00951ED1">
        <w:rPr>
          <w:rFonts w:cs="Calibri"/>
          <w:color w:val="000000"/>
          <w:sz w:val="24"/>
          <w:szCs w:val="24"/>
        </w:rPr>
        <w:t xml:space="preserve"> </w:t>
      </w:r>
      <w:r w:rsidR="00517C35" w:rsidRPr="00951ED1">
        <w:rPr>
          <w:rFonts w:cs="Calibri"/>
          <w:color w:val="000000"/>
          <w:sz w:val="24"/>
          <w:szCs w:val="24"/>
        </w:rPr>
        <w:t>0.53, max = 4.46), green a</w:t>
      </w:r>
      <w:r w:rsidR="00402774" w:rsidRPr="00951ED1">
        <w:rPr>
          <w:rFonts w:cs="Calibri"/>
          <w:color w:val="000000"/>
          <w:sz w:val="24"/>
          <w:szCs w:val="24"/>
        </w:rPr>
        <w:t>rtificial light by a factor of three (mean=</w:t>
      </w:r>
      <w:r w:rsidR="00B135EE" w:rsidRPr="00951ED1">
        <w:rPr>
          <w:rFonts w:cs="Calibri"/>
          <w:color w:val="000000"/>
          <w:sz w:val="24"/>
          <w:szCs w:val="24"/>
        </w:rPr>
        <w:t xml:space="preserve"> </w:t>
      </w:r>
      <w:r w:rsidR="00402774" w:rsidRPr="00951ED1">
        <w:rPr>
          <w:rFonts w:cs="Calibri"/>
          <w:color w:val="000000"/>
          <w:sz w:val="24"/>
          <w:szCs w:val="24"/>
        </w:rPr>
        <w:t>2.64, min=</w:t>
      </w:r>
      <w:r w:rsidR="00B135EE" w:rsidRPr="00951ED1">
        <w:rPr>
          <w:rFonts w:cs="Calibri"/>
          <w:color w:val="000000"/>
          <w:sz w:val="24"/>
          <w:szCs w:val="24"/>
        </w:rPr>
        <w:t xml:space="preserve"> </w:t>
      </w:r>
      <w:r w:rsidR="00402774" w:rsidRPr="00951ED1">
        <w:rPr>
          <w:rFonts w:cs="Calibri"/>
          <w:color w:val="000000"/>
          <w:sz w:val="24"/>
          <w:szCs w:val="24"/>
        </w:rPr>
        <w:t xml:space="preserve">0.61, max= 3.83), and red artificial light by a factor of </w:t>
      </w:r>
      <w:r w:rsidR="00BD708F" w:rsidRPr="00951ED1">
        <w:rPr>
          <w:rFonts w:cs="Calibri"/>
          <w:color w:val="000000"/>
          <w:sz w:val="24"/>
          <w:szCs w:val="24"/>
        </w:rPr>
        <w:t xml:space="preserve">three </w:t>
      </w:r>
      <w:r w:rsidR="00402774" w:rsidRPr="00951ED1">
        <w:rPr>
          <w:rFonts w:cs="Calibri"/>
          <w:color w:val="000000"/>
          <w:sz w:val="24"/>
          <w:szCs w:val="24"/>
        </w:rPr>
        <w:t>(mean</w:t>
      </w:r>
      <w:r w:rsidR="00B135EE" w:rsidRPr="00951ED1">
        <w:rPr>
          <w:rFonts w:cs="Calibri"/>
          <w:color w:val="000000"/>
          <w:sz w:val="24"/>
          <w:szCs w:val="24"/>
        </w:rPr>
        <w:t xml:space="preserve"> </w:t>
      </w:r>
      <w:r w:rsidR="00402774" w:rsidRPr="00951ED1">
        <w:rPr>
          <w:rFonts w:cs="Calibri"/>
          <w:color w:val="000000"/>
          <w:sz w:val="24"/>
          <w:szCs w:val="24"/>
        </w:rPr>
        <w:t>=</w:t>
      </w:r>
      <w:r w:rsidR="00B135EE" w:rsidRPr="00951ED1">
        <w:rPr>
          <w:rFonts w:cs="Calibri"/>
          <w:color w:val="000000"/>
          <w:sz w:val="24"/>
          <w:szCs w:val="24"/>
        </w:rPr>
        <w:t xml:space="preserve"> </w:t>
      </w:r>
      <w:r w:rsidR="00402774" w:rsidRPr="00951ED1">
        <w:rPr>
          <w:rFonts w:cs="Calibri"/>
          <w:color w:val="000000"/>
          <w:sz w:val="24"/>
          <w:szCs w:val="24"/>
        </w:rPr>
        <w:t>2.75, max</w:t>
      </w:r>
      <w:r w:rsidR="00B135EE" w:rsidRPr="00951ED1">
        <w:rPr>
          <w:rFonts w:cs="Calibri"/>
          <w:color w:val="000000"/>
          <w:sz w:val="24"/>
          <w:szCs w:val="24"/>
        </w:rPr>
        <w:t xml:space="preserve"> </w:t>
      </w:r>
      <w:r w:rsidR="00402774" w:rsidRPr="00951ED1">
        <w:rPr>
          <w:rFonts w:cs="Calibri"/>
          <w:color w:val="000000"/>
          <w:sz w:val="24"/>
          <w:szCs w:val="24"/>
        </w:rPr>
        <w:t>=</w:t>
      </w:r>
      <w:r w:rsidR="00B135EE" w:rsidRPr="00951ED1">
        <w:rPr>
          <w:rFonts w:cs="Calibri"/>
          <w:color w:val="000000"/>
          <w:sz w:val="24"/>
          <w:szCs w:val="24"/>
        </w:rPr>
        <w:t xml:space="preserve"> </w:t>
      </w:r>
      <w:r w:rsidR="00402774" w:rsidRPr="00951ED1">
        <w:rPr>
          <w:rFonts w:cs="Calibri"/>
          <w:color w:val="000000"/>
          <w:sz w:val="24"/>
          <w:szCs w:val="24"/>
        </w:rPr>
        <w:t>4.74, min</w:t>
      </w:r>
      <w:r w:rsidR="00B135EE" w:rsidRPr="00951ED1">
        <w:rPr>
          <w:rFonts w:cs="Calibri"/>
          <w:color w:val="000000"/>
          <w:sz w:val="24"/>
          <w:szCs w:val="24"/>
        </w:rPr>
        <w:t xml:space="preserve"> </w:t>
      </w:r>
      <w:r w:rsidR="00402774" w:rsidRPr="00951ED1">
        <w:rPr>
          <w:rFonts w:cs="Calibri"/>
          <w:color w:val="000000"/>
          <w:sz w:val="24"/>
          <w:szCs w:val="24"/>
        </w:rPr>
        <w:t>=</w:t>
      </w:r>
      <w:r w:rsidR="00B135EE" w:rsidRPr="00951ED1">
        <w:rPr>
          <w:rFonts w:cs="Calibri"/>
          <w:color w:val="000000"/>
          <w:sz w:val="24"/>
          <w:szCs w:val="24"/>
        </w:rPr>
        <w:t xml:space="preserve"> </w:t>
      </w:r>
      <w:r w:rsidR="00402774" w:rsidRPr="00951ED1">
        <w:rPr>
          <w:rFonts w:cs="Calibri"/>
          <w:color w:val="000000"/>
          <w:sz w:val="24"/>
          <w:szCs w:val="24"/>
        </w:rPr>
        <w:t>0.80)</w:t>
      </w:r>
      <w:r w:rsidR="00517C35" w:rsidRPr="00951ED1">
        <w:rPr>
          <w:rFonts w:cs="Calibri"/>
          <w:color w:val="000000"/>
          <w:sz w:val="24"/>
          <w:szCs w:val="24"/>
        </w:rPr>
        <w:t xml:space="preserve"> over the survey region. </w:t>
      </w:r>
      <w:r w:rsidR="00DA3AD5" w:rsidRPr="00951ED1">
        <w:rPr>
          <w:rFonts w:cs="Calibri"/>
          <w:color w:val="000000"/>
          <w:sz w:val="24"/>
          <w:szCs w:val="24"/>
        </w:rPr>
        <w:t xml:space="preserve">Green </w:t>
      </w:r>
      <w:r w:rsidR="00DA4B50" w:rsidRPr="00951ED1">
        <w:rPr>
          <w:rFonts w:cs="Calibri"/>
          <w:color w:val="000000"/>
          <w:sz w:val="24"/>
          <w:szCs w:val="24"/>
        </w:rPr>
        <w:t>ar</w:t>
      </w:r>
      <w:r w:rsidR="00DA3AD5" w:rsidRPr="00951ED1">
        <w:rPr>
          <w:rFonts w:cs="Calibri"/>
          <w:color w:val="000000"/>
          <w:sz w:val="24"/>
          <w:szCs w:val="24"/>
        </w:rPr>
        <w:t>tificial light penetrated deepest</w:t>
      </w:r>
      <w:r w:rsidR="00DA4B50" w:rsidRPr="00951ED1">
        <w:rPr>
          <w:rFonts w:cs="Calibri"/>
          <w:color w:val="000000"/>
          <w:sz w:val="24"/>
          <w:szCs w:val="24"/>
        </w:rPr>
        <w:t xml:space="preserve"> in the water column compared to the</w:t>
      </w:r>
      <w:r w:rsidR="00DA3AD5" w:rsidRPr="00951ED1">
        <w:rPr>
          <w:rFonts w:cs="Calibri"/>
          <w:color w:val="000000"/>
          <w:sz w:val="24"/>
          <w:szCs w:val="24"/>
        </w:rPr>
        <w:t xml:space="preserve"> blue and</w:t>
      </w:r>
      <w:r w:rsidR="00DA4B50" w:rsidRPr="00951ED1">
        <w:rPr>
          <w:rFonts w:cs="Calibri"/>
          <w:color w:val="000000"/>
          <w:sz w:val="24"/>
          <w:szCs w:val="24"/>
        </w:rPr>
        <w:t xml:space="preserve"> red band</w:t>
      </w:r>
      <w:r w:rsidR="00DA3AD5" w:rsidRPr="00951ED1">
        <w:rPr>
          <w:rFonts w:cs="Calibri"/>
          <w:color w:val="000000"/>
          <w:sz w:val="24"/>
          <w:szCs w:val="24"/>
        </w:rPr>
        <w:t>s</w:t>
      </w:r>
      <w:r w:rsidR="00013737" w:rsidRPr="00951ED1">
        <w:rPr>
          <w:rFonts w:cs="Calibri"/>
          <w:color w:val="000000"/>
          <w:sz w:val="24"/>
          <w:szCs w:val="24"/>
        </w:rPr>
        <w:t xml:space="preserve"> </w:t>
      </w:r>
      <w:r w:rsidR="00DA4B50" w:rsidRPr="00951ED1">
        <w:rPr>
          <w:rFonts w:cs="Calibri"/>
          <w:color w:val="000000"/>
          <w:sz w:val="24"/>
          <w:szCs w:val="24"/>
        </w:rPr>
        <w:t xml:space="preserve">during MHWS in both </w:t>
      </w:r>
      <w:r w:rsidR="00E53D47" w:rsidRPr="00951ED1">
        <w:rPr>
          <w:rFonts w:cs="Calibri"/>
          <w:color w:val="000000"/>
          <w:sz w:val="24"/>
          <w:szCs w:val="24"/>
        </w:rPr>
        <w:t>cloudy (Figure 1</w:t>
      </w:r>
      <w:r w:rsidR="00013737" w:rsidRPr="00951ED1">
        <w:rPr>
          <w:rFonts w:cs="Calibri"/>
          <w:color w:val="000000"/>
          <w:sz w:val="24"/>
          <w:szCs w:val="24"/>
        </w:rPr>
        <w:t>E</w:t>
      </w:r>
      <w:r w:rsidR="00E53D47" w:rsidRPr="00951ED1">
        <w:rPr>
          <w:rFonts w:cs="Calibri"/>
          <w:color w:val="000000"/>
          <w:sz w:val="24"/>
          <w:szCs w:val="24"/>
        </w:rPr>
        <w:t xml:space="preserve">) </w:t>
      </w:r>
      <w:r w:rsidR="00DA3AD5" w:rsidRPr="00951ED1">
        <w:rPr>
          <w:rFonts w:cs="Calibri"/>
          <w:color w:val="000000"/>
          <w:sz w:val="24"/>
          <w:szCs w:val="24"/>
        </w:rPr>
        <w:t xml:space="preserve">and </w:t>
      </w:r>
      <w:r w:rsidR="00E53D47" w:rsidRPr="00951ED1">
        <w:rPr>
          <w:rFonts w:cs="Calibri"/>
          <w:color w:val="000000"/>
          <w:sz w:val="24"/>
          <w:szCs w:val="24"/>
        </w:rPr>
        <w:t>clear (Figure 2</w:t>
      </w:r>
      <w:r w:rsidR="00013737" w:rsidRPr="00951ED1">
        <w:rPr>
          <w:rFonts w:cs="Calibri"/>
          <w:color w:val="000000"/>
          <w:sz w:val="24"/>
          <w:szCs w:val="24"/>
        </w:rPr>
        <w:t>E</w:t>
      </w:r>
      <w:r w:rsidR="00E53D47" w:rsidRPr="00951ED1">
        <w:rPr>
          <w:rFonts w:cs="Calibri"/>
          <w:color w:val="000000"/>
          <w:sz w:val="24"/>
          <w:szCs w:val="24"/>
        </w:rPr>
        <w:t xml:space="preserve">) </w:t>
      </w:r>
      <w:r w:rsidR="00DA4B50" w:rsidRPr="00951ED1">
        <w:rPr>
          <w:rFonts w:cs="Calibri"/>
          <w:color w:val="000000"/>
          <w:sz w:val="24"/>
          <w:szCs w:val="24"/>
        </w:rPr>
        <w:t>conditions</w:t>
      </w:r>
      <w:r w:rsidR="00E53D47" w:rsidRPr="00951ED1">
        <w:rPr>
          <w:rFonts w:cs="Calibri"/>
          <w:color w:val="000000"/>
          <w:sz w:val="24"/>
          <w:szCs w:val="24"/>
        </w:rPr>
        <w:t xml:space="preserve"> (Table 1)</w:t>
      </w:r>
      <w:r w:rsidR="00013737" w:rsidRPr="00951ED1">
        <w:rPr>
          <w:rFonts w:cs="Calibri"/>
          <w:color w:val="000000"/>
          <w:sz w:val="24"/>
          <w:szCs w:val="24"/>
        </w:rPr>
        <w:t xml:space="preserve">. Exposure to green artificial light </w:t>
      </w:r>
      <w:r w:rsidR="007021FD" w:rsidRPr="00951ED1">
        <w:rPr>
          <w:rFonts w:cs="Calibri"/>
          <w:color w:val="000000"/>
          <w:sz w:val="24"/>
          <w:szCs w:val="24"/>
        </w:rPr>
        <w:t xml:space="preserve">on the seafloor during MHWS </w:t>
      </w:r>
      <w:r w:rsidR="00EB4D95" w:rsidRPr="00951ED1">
        <w:rPr>
          <w:rFonts w:cs="Calibri"/>
          <w:color w:val="000000"/>
          <w:sz w:val="24"/>
          <w:szCs w:val="24"/>
        </w:rPr>
        <w:t xml:space="preserve">under cloudy conditions </w:t>
      </w:r>
      <w:r w:rsidR="00450D5E" w:rsidRPr="00951ED1">
        <w:rPr>
          <w:rFonts w:cs="Calibri"/>
          <w:color w:val="000000"/>
          <w:sz w:val="24"/>
          <w:szCs w:val="24"/>
        </w:rPr>
        <w:t xml:space="preserve">(5-8 </w:t>
      </w:r>
      <w:proofErr w:type="spellStart"/>
      <w:r w:rsidR="00450D5E" w:rsidRPr="00951ED1">
        <w:rPr>
          <w:rFonts w:cs="Calibri"/>
          <w:color w:val="000000"/>
          <w:sz w:val="24"/>
          <w:szCs w:val="24"/>
        </w:rPr>
        <w:t>Okt</w:t>
      </w:r>
      <w:r w:rsidR="005F0F9A" w:rsidRPr="00951ED1">
        <w:rPr>
          <w:rFonts w:cs="Calibri"/>
          <w:color w:val="000000"/>
          <w:sz w:val="24"/>
          <w:szCs w:val="24"/>
        </w:rPr>
        <w:t>a</w:t>
      </w:r>
      <w:proofErr w:type="spellEnd"/>
      <w:r w:rsidR="00450D5E" w:rsidRPr="00951ED1">
        <w:rPr>
          <w:rFonts w:cs="Calibri"/>
          <w:color w:val="000000"/>
          <w:sz w:val="24"/>
          <w:szCs w:val="24"/>
        </w:rPr>
        <w:t xml:space="preserve">) </w:t>
      </w:r>
      <w:r w:rsidR="00013737" w:rsidRPr="00951ED1">
        <w:rPr>
          <w:rFonts w:cs="Calibri"/>
          <w:color w:val="000000"/>
          <w:sz w:val="24"/>
          <w:szCs w:val="24"/>
        </w:rPr>
        <w:t>was three times greater than blue, and seven times greater than red artificial light</w:t>
      </w:r>
      <w:r w:rsidR="007021FD" w:rsidRPr="00951ED1">
        <w:rPr>
          <w:rFonts w:cs="Calibri"/>
          <w:color w:val="000000"/>
          <w:sz w:val="24"/>
          <w:szCs w:val="24"/>
        </w:rPr>
        <w:t xml:space="preserve">; and </w:t>
      </w:r>
      <w:r w:rsidR="00EB4D95" w:rsidRPr="00951ED1">
        <w:rPr>
          <w:rFonts w:cs="Calibri"/>
          <w:color w:val="000000"/>
          <w:sz w:val="24"/>
          <w:szCs w:val="24"/>
        </w:rPr>
        <w:t xml:space="preserve">under clear conditions </w:t>
      </w:r>
      <w:r w:rsidR="00450D5E" w:rsidRPr="00951ED1">
        <w:rPr>
          <w:rFonts w:cs="Calibri"/>
          <w:color w:val="000000"/>
          <w:sz w:val="24"/>
          <w:szCs w:val="24"/>
        </w:rPr>
        <w:t xml:space="preserve">(0-3 </w:t>
      </w:r>
      <w:proofErr w:type="spellStart"/>
      <w:r w:rsidR="00450D5E" w:rsidRPr="00951ED1">
        <w:rPr>
          <w:rFonts w:cs="Calibri"/>
          <w:color w:val="000000"/>
          <w:sz w:val="24"/>
          <w:szCs w:val="24"/>
        </w:rPr>
        <w:t>Okt</w:t>
      </w:r>
      <w:r w:rsidR="005F0F9A" w:rsidRPr="00951ED1">
        <w:rPr>
          <w:rFonts w:cs="Calibri"/>
          <w:color w:val="000000"/>
          <w:sz w:val="24"/>
          <w:szCs w:val="24"/>
        </w:rPr>
        <w:t>a</w:t>
      </w:r>
      <w:proofErr w:type="spellEnd"/>
      <w:r w:rsidR="00450D5E" w:rsidRPr="00951ED1">
        <w:rPr>
          <w:rFonts w:cs="Calibri"/>
          <w:color w:val="000000"/>
          <w:sz w:val="24"/>
          <w:szCs w:val="24"/>
        </w:rPr>
        <w:t xml:space="preserve">) </w:t>
      </w:r>
      <w:r w:rsidR="007021FD" w:rsidRPr="00951ED1">
        <w:rPr>
          <w:rFonts w:cs="Calibri"/>
          <w:color w:val="000000"/>
          <w:sz w:val="24"/>
          <w:szCs w:val="24"/>
        </w:rPr>
        <w:t xml:space="preserve">three times greater than blue, and five times greater than red (Table 1). </w:t>
      </w:r>
      <w:r w:rsidR="00DA4B50" w:rsidRPr="00951ED1">
        <w:rPr>
          <w:rFonts w:cs="Calibri"/>
          <w:color w:val="000000"/>
          <w:sz w:val="24"/>
          <w:szCs w:val="24"/>
        </w:rPr>
        <w:t xml:space="preserve">Tidal retreat increased </w:t>
      </w:r>
      <w:r w:rsidR="00384B09" w:rsidRPr="00951ED1">
        <w:rPr>
          <w:rFonts w:cs="Calibri"/>
          <w:color w:val="000000"/>
          <w:sz w:val="24"/>
          <w:szCs w:val="24"/>
        </w:rPr>
        <w:t xml:space="preserve">average </w:t>
      </w:r>
      <w:r w:rsidR="00DA4B50" w:rsidRPr="00951ED1">
        <w:rPr>
          <w:rFonts w:cs="Calibri"/>
          <w:color w:val="000000"/>
          <w:sz w:val="24"/>
          <w:szCs w:val="24"/>
        </w:rPr>
        <w:t>seafloor exposure to blue, green and red artificial light by</w:t>
      </w:r>
      <w:r w:rsidR="00E53D47" w:rsidRPr="00951ED1">
        <w:rPr>
          <w:rFonts w:cs="Calibri"/>
          <w:color w:val="000000"/>
          <w:sz w:val="24"/>
          <w:szCs w:val="24"/>
        </w:rPr>
        <w:t xml:space="preserve"> a factor of </w:t>
      </w:r>
      <w:r w:rsidR="00384B09" w:rsidRPr="00951ED1">
        <w:rPr>
          <w:rFonts w:cs="Calibri"/>
          <w:color w:val="000000"/>
          <w:sz w:val="24"/>
          <w:szCs w:val="24"/>
        </w:rPr>
        <w:t xml:space="preserve">three (mean = 3.4, min = 1, max = 6.4), two (mean = </w:t>
      </w:r>
      <w:r w:rsidR="007021FD" w:rsidRPr="00951ED1">
        <w:rPr>
          <w:rFonts w:cs="Calibri"/>
          <w:color w:val="000000"/>
          <w:sz w:val="24"/>
          <w:szCs w:val="24"/>
        </w:rPr>
        <w:t>2.2, min = 1, max = 3.6), and thirteen (mean = 12.9, min = 1, max = 40.0) respectively during both cloud conditions.</w:t>
      </w:r>
    </w:p>
    <w:p w14:paraId="5C11CAF2" w14:textId="77777777" w:rsidR="00E53D47" w:rsidRPr="00951ED1" w:rsidRDefault="00B428C7" w:rsidP="00F33708">
      <w:pPr>
        <w:spacing w:line="480" w:lineRule="auto"/>
        <w:rPr>
          <w:rFonts w:cs="Calibri"/>
          <w:color w:val="000000"/>
          <w:sz w:val="24"/>
          <w:szCs w:val="24"/>
        </w:rPr>
      </w:pPr>
      <w:r w:rsidRPr="00951ED1">
        <w:rPr>
          <w:rFonts w:cs="Calibri"/>
          <w:color w:val="000000"/>
          <w:sz w:val="24"/>
          <w:szCs w:val="24"/>
        </w:rPr>
        <w:t>The three-</w:t>
      </w:r>
      <w:r w:rsidR="007021FD" w:rsidRPr="00951ED1">
        <w:rPr>
          <w:rFonts w:cs="Calibri"/>
          <w:color w:val="000000"/>
          <w:sz w:val="24"/>
          <w:szCs w:val="24"/>
        </w:rPr>
        <w:t xml:space="preserve">dimensional surface area of </w:t>
      </w:r>
      <w:r w:rsidR="008A43C6" w:rsidRPr="00951ED1">
        <w:rPr>
          <w:rFonts w:cs="Calibri"/>
          <w:color w:val="000000"/>
          <w:sz w:val="24"/>
          <w:szCs w:val="24"/>
        </w:rPr>
        <w:t xml:space="preserve">biologically relevant </w:t>
      </w:r>
      <w:r w:rsidR="007021FD" w:rsidRPr="00951ED1">
        <w:rPr>
          <w:rFonts w:cs="Calibri"/>
          <w:color w:val="000000"/>
          <w:sz w:val="24"/>
          <w:szCs w:val="24"/>
        </w:rPr>
        <w:t xml:space="preserve">blue, green and red artificial light on the sea floor is presented in figures 3 and 4 for cloudy and clear conditions respectively. Biologically active green artificial light was most prevalent, with 76% and 46% of the sea floor in the survey region exposed during MLWS tide under cloudy and clear conditions respectively (Figure 3C, Figure 4C). This area was reduced during MHWS tide to 61% and 32% under cloudy and clear conditions respectively (Figure 3G, Figure 4G). Biologically active </w:t>
      </w:r>
      <w:r w:rsidR="007021FD" w:rsidRPr="00951ED1">
        <w:rPr>
          <w:rFonts w:cs="Calibri"/>
          <w:color w:val="000000"/>
          <w:sz w:val="24"/>
          <w:szCs w:val="24"/>
        </w:rPr>
        <w:lastRenderedPageBreak/>
        <w:t>blue artificial light at night was also prevalent, with 70% and 43% of the sea floor in the survey region exposed during MLWS tide under cloudy and clear conditions respectively (Figure</w:t>
      </w:r>
      <w:r w:rsidR="00432F87" w:rsidRPr="00951ED1">
        <w:rPr>
          <w:rFonts w:cs="Calibri"/>
          <w:color w:val="000000"/>
          <w:sz w:val="24"/>
          <w:szCs w:val="24"/>
        </w:rPr>
        <w:t xml:space="preserve"> </w:t>
      </w:r>
      <w:r w:rsidR="007021FD" w:rsidRPr="00951ED1">
        <w:rPr>
          <w:rFonts w:cs="Calibri"/>
          <w:color w:val="000000"/>
          <w:sz w:val="24"/>
          <w:szCs w:val="24"/>
        </w:rPr>
        <w:t>3B, Figure 4B). This area was also reduced during MHWS tide to 49% and 23% under cloudy and clear conditions respectively (Figure 3F, Figure 4F). Biologically active red artificial light at night was least prevalent, with 0.4% of the sea floor in the survey region exposed during MLWS tide under both cloud conditions (Figure 3D, Figure 4D). This area was further reduced during MHWS tide to &lt;0.1% under both cloud conditions (Figure 3H, Figure 4H).</w:t>
      </w:r>
    </w:p>
    <w:p w14:paraId="31A3970F" w14:textId="31CB4F65" w:rsidR="00A5199B" w:rsidRPr="00951ED1" w:rsidRDefault="008C4501" w:rsidP="00A5199B">
      <w:r w:rsidRPr="00951ED1">
        <w:rPr>
          <w:noProof/>
          <w:lang w:eastAsia="en-GB"/>
        </w:rPr>
        <w:lastRenderedPageBreak/>
        <w:drawing>
          <wp:inline distT="0" distB="0" distL="0" distR="0" wp14:anchorId="1A9B8D68" wp14:editId="1AD67ECD">
            <wp:extent cx="5708015" cy="59023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t="3" b="26875"/>
                    <a:stretch>
                      <a:fillRect/>
                    </a:stretch>
                  </pic:blipFill>
                  <pic:spPr bwMode="auto">
                    <a:xfrm>
                      <a:off x="0" y="0"/>
                      <a:ext cx="5708015" cy="5902325"/>
                    </a:xfrm>
                    <a:prstGeom prst="rect">
                      <a:avLst/>
                    </a:prstGeom>
                    <a:noFill/>
                    <a:ln>
                      <a:noFill/>
                    </a:ln>
                  </pic:spPr>
                </pic:pic>
              </a:graphicData>
            </a:graphic>
          </wp:inline>
        </w:drawing>
      </w:r>
    </w:p>
    <w:p w14:paraId="6BE6D890" w14:textId="419A80D6" w:rsidR="00A5199B" w:rsidRPr="00951ED1" w:rsidRDefault="00A5199B" w:rsidP="00A5199B">
      <w:r w:rsidRPr="00951ED1">
        <w:rPr>
          <w:b/>
        </w:rPr>
        <w:t xml:space="preserve">Figure 1. The spatial distribution of </w:t>
      </w:r>
      <w:r w:rsidR="00B428C7" w:rsidRPr="00951ED1">
        <w:rPr>
          <w:b/>
        </w:rPr>
        <w:t xml:space="preserve">artificial light at night </w:t>
      </w:r>
      <w:r w:rsidRPr="00951ED1">
        <w:rPr>
          <w:b/>
        </w:rPr>
        <w:t xml:space="preserve">across Plymouth Sound and the Tamar Estuary, UK in cloudy conditions (5-8 </w:t>
      </w:r>
      <w:proofErr w:type="spellStart"/>
      <w:r w:rsidRPr="00951ED1">
        <w:rPr>
          <w:b/>
        </w:rPr>
        <w:t>Okta</w:t>
      </w:r>
      <w:proofErr w:type="spellEnd"/>
      <w:r w:rsidRPr="00951ED1">
        <w:rPr>
          <w:b/>
        </w:rPr>
        <w:t>).</w:t>
      </w:r>
      <w:r w:rsidRPr="00951ED1">
        <w:t xml:space="preserve"> Modelled scalar irradiances (</w:t>
      </w:r>
      <w:r w:rsidRPr="00951ED1">
        <w:rPr>
          <w:rFonts w:cs="Calibri"/>
        </w:rPr>
        <w:t>µ</w:t>
      </w:r>
      <w:r w:rsidRPr="00951ED1">
        <w:t>W m</w:t>
      </w:r>
      <w:r w:rsidRPr="00951ED1">
        <w:rPr>
          <w:vertAlign w:val="superscript"/>
        </w:rPr>
        <w:t>-2</w:t>
      </w:r>
      <w:r w:rsidRPr="00951ED1">
        <w:t>) are given for Blue (400-500nm, A-D), Green (495-560nm, E-H), and Red (620-740nm, I-L) light on the seabed during Mean High Water Spring (MHWS) tide (A,E,I), Mean Low Water Spring (MLWS) tide (B,F,J), and immediately beneath the water surface (C,G,K). Measured planar irradiances are given for light incident on the sea surface (</w:t>
      </w:r>
      <w:proofErr w:type="gramStart"/>
      <w:r w:rsidRPr="00951ED1">
        <w:t>D,H</w:t>
      </w:r>
      <w:proofErr w:type="gramEnd"/>
      <w:r w:rsidRPr="00951ED1">
        <w:t xml:space="preserve">,L). </w:t>
      </w:r>
      <w:commentRangeStart w:id="40"/>
      <w:r w:rsidRPr="00951ED1">
        <w:t xml:space="preserve">The coordinate reference system </w:t>
      </w:r>
      <w:commentRangeEnd w:id="40"/>
      <w:r w:rsidR="006F630A">
        <w:rPr>
          <w:rStyle w:val="CommentReference"/>
        </w:rPr>
        <w:commentReference w:id="40"/>
      </w:r>
      <w:r w:rsidRPr="00951ED1">
        <w:t>is OSGB 1936/British National Grid. Land is given by solid grey regions, the survey extent by dashed grey lines.</w:t>
      </w:r>
    </w:p>
    <w:p w14:paraId="120EFC69" w14:textId="4792DC71" w:rsidR="00A5199B" w:rsidRPr="00951ED1" w:rsidRDefault="008C4501" w:rsidP="00A5199B">
      <w:r w:rsidRPr="00951ED1">
        <w:rPr>
          <w:noProof/>
          <w:lang w:eastAsia="en-GB"/>
        </w:rPr>
        <w:lastRenderedPageBreak/>
        <w:drawing>
          <wp:inline distT="0" distB="0" distL="0" distR="0" wp14:anchorId="5C8C86D4" wp14:editId="4463E69D">
            <wp:extent cx="5708015" cy="58324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3" b="27754"/>
                    <a:stretch>
                      <a:fillRect/>
                    </a:stretch>
                  </pic:blipFill>
                  <pic:spPr bwMode="auto">
                    <a:xfrm>
                      <a:off x="0" y="0"/>
                      <a:ext cx="5708015" cy="5832475"/>
                    </a:xfrm>
                    <a:prstGeom prst="rect">
                      <a:avLst/>
                    </a:prstGeom>
                    <a:noFill/>
                    <a:ln>
                      <a:noFill/>
                    </a:ln>
                  </pic:spPr>
                </pic:pic>
              </a:graphicData>
            </a:graphic>
          </wp:inline>
        </w:drawing>
      </w:r>
    </w:p>
    <w:p w14:paraId="63F5F16E" w14:textId="5F4D5986" w:rsidR="007021FD" w:rsidRPr="00951ED1" w:rsidRDefault="00A5199B" w:rsidP="00A5199B">
      <w:pPr>
        <w:sectPr w:rsidR="007021FD" w:rsidRPr="00951ED1" w:rsidSect="00126877">
          <w:footerReference w:type="default" r:id="rId12"/>
          <w:pgSz w:w="11906" w:h="16838"/>
          <w:pgMar w:top="1440" w:right="1440" w:bottom="1440" w:left="1440" w:header="708" w:footer="708" w:gutter="0"/>
          <w:cols w:space="708"/>
          <w:docGrid w:linePitch="360"/>
        </w:sectPr>
      </w:pPr>
      <w:r w:rsidRPr="00951ED1">
        <w:rPr>
          <w:b/>
        </w:rPr>
        <w:t xml:space="preserve">Figure 2. The spatial distribution of </w:t>
      </w:r>
      <w:r w:rsidR="00B428C7" w:rsidRPr="00951ED1">
        <w:rPr>
          <w:b/>
        </w:rPr>
        <w:t xml:space="preserve">artificial light at night </w:t>
      </w:r>
      <w:r w:rsidRPr="00951ED1">
        <w:rPr>
          <w:b/>
        </w:rPr>
        <w:t xml:space="preserve">across Plymouth Sound and the Tamar Estuary, UK under in clear conditions (0-3 </w:t>
      </w:r>
      <w:proofErr w:type="spellStart"/>
      <w:r w:rsidRPr="00951ED1">
        <w:rPr>
          <w:b/>
        </w:rPr>
        <w:t>Okta</w:t>
      </w:r>
      <w:proofErr w:type="spellEnd"/>
      <w:r w:rsidRPr="00951ED1">
        <w:rPr>
          <w:b/>
        </w:rPr>
        <w:t>).</w:t>
      </w:r>
      <w:r w:rsidRPr="00951ED1">
        <w:t xml:space="preserve"> Modelled scalar irradiances (</w:t>
      </w:r>
      <w:r w:rsidRPr="00951ED1">
        <w:rPr>
          <w:rFonts w:cs="Calibri"/>
        </w:rPr>
        <w:t>µ</w:t>
      </w:r>
      <w:r w:rsidRPr="00951ED1">
        <w:t>W m</w:t>
      </w:r>
      <w:r w:rsidRPr="00951ED1">
        <w:rPr>
          <w:vertAlign w:val="superscript"/>
        </w:rPr>
        <w:t>-2</w:t>
      </w:r>
      <w:r w:rsidRPr="00951ED1">
        <w:t>) are given for Blue (400-500nm, A-D), Green (495-560nm, E-H), and Red (620-740nm, I-L) light on the seabed during Mean High Water Spring (MHWS) tide (A,E,I), Mean Low Water Spring (MLWS) tide (B,F,J), and immediately beneath the water surface (C,G,K). Measured planar irradiances are given for light incident on the sea surface (</w:t>
      </w:r>
      <w:proofErr w:type="gramStart"/>
      <w:r w:rsidRPr="00951ED1">
        <w:t>D,H</w:t>
      </w:r>
      <w:proofErr w:type="gramEnd"/>
      <w:r w:rsidRPr="00951ED1">
        <w:t>,L). The coordinate reference system is OSGB 1936/British National Grid. Land is given by solid grey regions, the survey extent by dashed grey lines.</w:t>
      </w:r>
    </w:p>
    <w:p w14:paraId="6D3BE605" w14:textId="7083A7A6" w:rsidR="00E53D47" w:rsidRPr="00951ED1" w:rsidRDefault="00E53D47" w:rsidP="00A5199B">
      <w:r w:rsidRPr="00951ED1">
        <w:rPr>
          <w:b/>
        </w:rPr>
        <w:lastRenderedPageBreak/>
        <w:t>Table 1.</w:t>
      </w:r>
      <w:r w:rsidRPr="00951ED1">
        <w:t xml:space="preserve"> Exposure to blue, green and red artificial light at night on the seafloor of Plymouth Sound and the Tamar Estuary during clear (0-3 </w:t>
      </w:r>
      <w:proofErr w:type="spellStart"/>
      <w:r w:rsidR="005F0F9A" w:rsidRPr="00951ED1">
        <w:t>O</w:t>
      </w:r>
      <w:r w:rsidRPr="00951ED1">
        <w:t>kta</w:t>
      </w:r>
      <w:proofErr w:type="spellEnd"/>
      <w:r w:rsidRPr="00951ED1">
        <w:t xml:space="preserve">) and cloudy (5-8 </w:t>
      </w:r>
      <w:proofErr w:type="spellStart"/>
      <w:r w:rsidR="005F0F9A" w:rsidRPr="00951ED1">
        <w:t>Okta</w:t>
      </w:r>
      <w:proofErr w:type="spellEnd"/>
      <w:r w:rsidRPr="00951ED1">
        <w:t>) conditions.</w:t>
      </w:r>
    </w:p>
    <w:tbl>
      <w:tblPr>
        <w:tblW w:w="8075" w:type="dxa"/>
        <w:jc w:val="center"/>
        <w:tblBorders>
          <w:top w:val="single" w:sz="4" w:space="0" w:color="auto"/>
          <w:bottom w:val="single" w:sz="4" w:space="0" w:color="auto"/>
        </w:tblBorders>
        <w:tblLook w:val="04A0" w:firstRow="1" w:lastRow="0" w:firstColumn="1" w:lastColumn="0" w:noHBand="0" w:noVBand="1"/>
      </w:tblPr>
      <w:tblGrid>
        <w:gridCol w:w="2040"/>
        <w:gridCol w:w="1360"/>
        <w:gridCol w:w="2129"/>
        <w:gridCol w:w="845"/>
        <w:gridCol w:w="851"/>
        <w:gridCol w:w="850"/>
      </w:tblGrid>
      <w:tr w:rsidR="00E53D47" w:rsidRPr="00951ED1" w14:paraId="592B05F8" w14:textId="77777777" w:rsidTr="00E53D47">
        <w:trPr>
          <w:trHeight w:val="345"/>
          <w:jc w:val="center"/>
        </w:trPr>
        <w:tc>
          <w:tcPr>
            <w:tcW w:w="2040" w:type="dxa"/>
            <w:shd w:val="clear" w:color="auto" w:fill="auto"/>
            <w:noWrap/>
            <w:vAlign w:val="bottom"/>
            <w:hideMark/>
          </w:tcPr>
          <w:p w14:paraId="2DF43E96"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Waveband (nm)</w:t>
            </w:r>
          </w:p>
        </w:tc>
        <w:tc>
          <w:tcPr>
            <w:tcW w:w="1360" w:type="dxa"/>
            <w:shd w:val="clear" w:color="auto" w:fill="auto"/>
            <w:noWrap/>
            <w:vAlign w:val="bottom"/>
            <w:hideMark/>
          </w:tcPr>
          <w:p w14:paraId="0E11C235"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Parameter</w:t>
            </w:r>
          </w:p>
        </w:tc>
        <w:tc>
          <w:tcPr>
            <w:tcW w:w="2129" w:type="dxa"/>
            <w:shd w:val="clear" w:color="auto" w:fill="auto"/>
            <w:noWrap/>
            <w:vAlign w:val="bottom"/>
            <w:hideMark/>
          </w:tcPr>
          <w:p w14:paraId="5A542A31"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Cloud cover (</w:t>
            </w:r>
            <w:proofErr w:type="spellStart"/>
            <w:r w:rsidRPr="00951ED1">
              <w:rPr>
                <w:rFonts w:eastAsia="Times New Roman" w:cs="Calibri"/>
                <w:color w:val="000000"/>
                <w:lang w:eastAsia="en-GB"/>
              </w:rPr>
              <w:t>Okta</w:t>
            </w:r>
            <w:proofErr w:type="spellEnd"/>
            <w:r w:rsidRPr="00951ED1">
              <w:rPr>
                <w:rFonts w:eastAsia="Times New Roman" w:cs="Calibri"/>
                <w:color w:val="000000"/>
                <w:lang w:eastAsia="en-GB"/>
              </w:rPr>
              <w:t>)</w:t>
            </w:r>
          </w:p>
        </w:tc>
        <w:tc>
          <w:tcPr>
            <w:tcW w:w="2546" w:type="dxa"/>
            <w:gridSpan w:val="3"/>
            <w:shd w:val="clear" w:color="auto" w:fill="auto"/>
            <w:noWrap/>
            <w:vAlign w:val="bottom"/>
            <w:hideMark/>
          </w:tcPr>
          <w:p w14:paraId="69E389D1"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Irradiance (µW m</w:t>
            </w:r>
            <w:r w:rsidRPr="00951ED1">
              <w:rPr>
                <w:rFonts w:eastAsia="Times New Roman" w:cs="Calibri"/>
                <w:color w:val="000000"/>
                <w:vertAlign w:val="superscript"/>
                <w:lang w:eastAsia="en-GB"/>
              </w:rPr>
              <w:t>-2</w:t>
            </w:r>
            <w:r w:rsidRPr="00951ED1">
              <w:rPr>
                <w:rFonts w:eastAsia="Times New Roman" w:cs="Calibri"/>
                <w:color w:val="000000"/>
                <w:lang w:eastAsia="en-GB"/>
              </w:rPr>
              <w:t>)</w:t>
            </w:r>
          </w:p>
        </w:tc>
      </w:tr>
      <w:tr w:rsidR="00E53D47" w:rsidRPr="00951ED1" w14:paraId="2B1692B9" w14:textId="77777777" w:rsidTr="00E53D47">
        <w:trPr>
          <w:trHeight w:val="300"/>
          <w:jc w:val="center"/>
        </w:trPr>
        <w:tc>
          <w:tcPr>
            <w:tcW w:w="2040" w:type="dxa"/>
            <w:shd w:val="clear" w:color="auto" w:fill="auto"/>
            <w:noWrap/>
            <w:vAlign w:val="bottom"/>
            <w:hideMark/>
          </w:tcPr>
          <w:p w14:paraId="6290DC46" w14:textId="77777777" w:rsidR="00E53D47" w:rsidRPr="00951ED1" w:rsidRDefault="00E53D47" w:rsidP="00E53D47">
            <w:pPr>
              <w:spacing w:after="0" w:line="240" w:lineRule="auto"/>
              <w:jc w:val="center"/>
              <w:rPr>
                <w:rFonts w:eastAsia="Times New Roman" w:cs="Calibri"/>
                <w:color w:val="000000"/>
                <w:lang w:eastAsia="en-GB"/>
              </w:rPr>
            </w:pPr>
          </w:p>
        </w:tc>
        <w:tc>
          <w:tcPr>
            <w:tcW w:w="1360" w:type="dxa"/>
            <w:shd w:val="clear" w:color="auto" w:fill="auto"/>
            <w:noWrap/>
            <w:vAlign w:val="bottom"/>
            <w:hideMark/>
          </w:tcPr>
          <w:p w14:paraId="6A5F59D2"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2129" w:type="dxa"/>
            <w:shd w:val="clear" w:color="auto" w:fill="auto"/>
            <w:noWrap/>
            <w:vAlign w:val="bottom"/>
            <w:hideMark/>
          </w:tcPr>
          <w:p w14:paraId="6705B8CF"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45" w:type="dxa"/>
            <w:shd w:val="clear" w:color="auto" w:fill="auto"/>
            <w:noWrap/>
            <w:vAlign w:val="bottom"/>
            <w:hideMark/>
          </w:tcPr>
          <w:p w14:paraId="618FD023"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Mean</w:t>
            </w:r>
          </w:p>
        </w:tc>
        <w:tc>
          <w:tcPr>
            <w:tcW w:w="851" w:type="dxa"/>
            <w:shd w:val="clear" w:color="auto" w:fill="auto"/>
            <w:noWrap/>
            <w:vAlign w:val="bottom"/>
            <w:hideMark/>
          </w:tcPr>
          <w:p w14:paraId="6530C0FB"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Min</w:t>
            </w:r>
          </w:p>
        </w:tc>
        <w:tc>
          <w:tcPr>
            <w:tcW w:w="850" w:type="dxa"/>
            <w:shd w:val="clear" w:color="auto" w:fill="auto"/>
            <w:noWrap/>
            <w:vAlign w:val="bottom"/>
            <w:hideMark/>
          </w:tcPr>
          <w:p w14:paraId="1A68371A"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Max</w:t>
            </w:r>
          </w:p>
        </w:tc>
      </w:tr>
      <w:tr w:rsidR="00E53D47" w:rsidRPr="00951ED1" w14:paraId="6B7554FE" w14:textId="77777777" w:rsidTr="00E53D47">
        <w:trPr>
          <w:trHeight w:val="315"/>
          <w:jc w:val="center"/>
        </w:trPr>
        <w:tc>
          <w:tcPr>
            <w:tcW w:w="2040" w:type="dxa"/>
            <w:shd w:val="clear" w:color="auto" w:fill="auto"/>
            <w:noWrap/>
            <w:vAlign w:val="bottom"/>
            <w:hideMark/>
          </w:tcPr>
          <w:p w14:paraId="1C07987A"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400-500 (Blue)</w:t>
            </w:r>
          </w:p>
        </w:tc>
        <w:tc>
          <w:tcPr>
            <w:tcW w:w="1360" w:type="dxa"/>
            <w:shd w:val="clear" w:color="auto" w:fill="auto"/>
            <w:noWrap/>
            <w:vAlign w:val="bottom"/>
            <w:hideMark/>
          </w:tcPr>
          <w:p w14:paraId="6A714EEB"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MHWS)</w:t>
            </w:r>
          </w:p>
        </w:tc>
        <w:tc>
          <w:tcPr>
            <w:tcW w:w="2129" w:type="dxa"/>
            <w:shd w:val="clear" w:color="auto" w:fill="auto"/>
            <w:noWrap/>
            <w:vAlign w:val="bottom"/>
            <w:hideMark/>
          </w:tcPr>
          <w:p w14:paraId="17ED7BF8"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0-3</w:t>
            </w:r>
          </w:p>
        </w:tc>
        <w:tc>
          <w:tcPr>
            <w:tcW w:w="845" w:type="dxa"/>
            <w:shd w:val="clear" w:color="auto" w:fill="auto"/>
            <w:noWrap/>
            <w:vAlign w:val="bottom"/>
            <w:hideMark/>
          </w:tcPr>
          <w:p w14:paraId="0CB99078"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0.89</w:t>
            </w:r>
          </w:p>
        </w:tc>
        <w:tc>
          <w:tcPr>
            <w:tcW w:w="851" w:type="dxa"/>
            <w:shd w:val="clear" w:color="auto" w:fill="auto"/>
            <w:noWrap/>
            <w:vAlign w:val="bottom"/>
            <w:hideMark/>
          </w:tcPr>
          <w:p w14:paraId="45E807FC"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718737D2"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250.6</w:t>
            </w:r>
          </w:p>
        </w:tc>
      </w:tr>
      <w:tr w:rsidR="00E53D47" w:rsidRPr="00951ED1" w14:paraId="48B0DFF2" w14:textId="77777777" w:rsidTr="00E53D47">
        <w:trPr>
          <w:trHeight w:val="315"/>
          <w:jc w:val="center"/>
        </w:trPr>
        <w:tc>
          <w:tcPr>
            <w:tcW w:w="2040" w:type="dxa"/>
            <w:shd w:val="clear" w:color="auto" w:fill="auto"/>
            <w:noWrap/>
            <w:vAlign w:val="bottom"/>
            <w:hideMark/>
          </w:tcPr>
          <w:p w14:paraId="0F4A8F16"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495-560 (Green)</w:t>
            </w:r>
          </w:p>
        </w:tc>
        <w:tc>
          <w:tcPr>
            <w:tcW w:w="1360" w:type="dxa"/>
            <w:shd w:val="clear" w:color="auto" w:fill="auto"/>
            <w:noWrap/>
            <w:vAlign w:val="bottom"/>
            <w:hideMark/>
          </w:tcPr>
          <w:p w14:paraId="3A5FE761"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MHWS)</w:t>
            </w:r>
          </w:p>
        </w:tc>
        <w:tc>
          <w:tcPr>
            <w:tcW w:w="2129" w:type="dxa"/>
            <w:shd w:val="clear" w:color="auto" w:fill="auto"/>
            <w:noWrap/>
            <w:vAlign w:val="bottom"/>
            <w:hideMark/>
          </w:tcPr>
          <w:p w14:paraId="0C3C4A69"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0-3</w:t>
            </w:r>
          </w:p>
        </w:tc>
        <w:tc>
          <w:tcPr>
            <w:tcW w:w="845" w:type="dxa"/>
            <w:shd w:val="clear" w:color="auto" w:fill="auto"/>
            <w:noWrap/>
            <w:vAlign w:val="bottom"/>
            <w:hideMark/>
          </w:tcPr>
          <w:p w14:paraId="7FFF4D45"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2.6</w:t>
            </w:r>
          </w:p>
        </w:tc>
        <w:tc>
          <w:tcPr>
            <w:tcW w:w="851" w:type="dxa"/>
            <w:shd w:val="clear" w:color="auto" w:fill="auto"/>
            <w:noWrap/>
            <w:vAlign w:val="bottom"/>
            <w:hideMark/>
          </w:tcPr>
          <w:p w14:paraId="004459F0"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593B080E"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453</w:t>
            </w:r>
          </w:p>
        </w:tc>
      </w:tr>
      <w:tr w:rsidR="00E53D47" w:rsidRPr="00951ED1" w14:paraId="442BA55A" w14:textId="77777777" w:rsidTr="00E53D47">
        <w:trPr>
          <w:trHeight w:val="315"/>
          <w:jc w:val="center"/>
        </w:trPr>
        <w:tc>
          <w:tcPr>
            <w:tcW w:w="2040" w:type="dxa"/>
            <w:shd w:val="clear" w:color="auto" w:fill="auto"/>
            <w:noWrap/>
            <w:vAlign w:val="bottom"/>
            <w:hideMark/>
          </w:tcPr>
          <w:p w14:paraId="448C2D7E"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620-740nm (Red)</w:t>
            </w:r>
          </w:p>
        </w:tc>
        <w:tc>
          <w:tcPr>
            <w:tcW w:w="1360" w:type="dxa"/>
            <w:shd w:val="clear" w:color="auto" w:fill="auto"/>
            <w:noWrap/>
            <w:vAlign w:val="bottom"/>
            <w:hideMark/>
          </w:tcPr>
          <w:p w14:paraId="50BA07CD"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MHWS)</w:t>
            </w:r>
          </w:p>
        </w:tc>
        <w:tc>
          <w:tcPr>
            <w:tcW w:w="2129" w:type="dxa"/>
            <w:shd w:val="clear" w:color="auto" w:fill="auto"/>
            <w:noWrap/>
            <w:vAlign w:val="bottom"/>
            <w:hideMark/>
          </w:tcPr>
          <w:p w14:paraId="0BCA12D3"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0-3</w:t>
            </w:r>
          </w:p>
        </w:tc>
        <w:tc>
          <w:tcPr>
            <w:tcW w:w="845" w:type="dxa"/>
            <w:shd w:val="clear" w:color="auto" w:fill="auto"/>
            <w:noWrap/>
            <w:vAlign w:val="bottom"/>
            <w:hideMark/>
          </w:tcPr>
          <w:p w14:paraId="6240E9D7"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0.4</w:t>
            </w:r>
          </w:p>
        </w:tc>
        <w:tc>
          <w:tcPr>
            <w:tcW w:w="851" w:type="dxa"/>
            <w:shd w:val="clear" w:color="auto" w:fill="auto"/>
            <w:noWrap/>
            <w:vAlign w:val="bottom"/>
            <w:hideMark/>
          </w:tcPr>
          <w:p w14:paraId="6F57B7FE"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133A71C7"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269.8</w:t>
            </w:r>
          </w:p>
        </w:tc>
      </w:tr>
      <w:tr w:rsidR="00E53D47" w:rsidRPr="00951ED1" w14:paraId="0A83473E" w14:textId="77777777" w:rsidTr="00E53D47">
        <w:trPr>
          <w:trHeight w:val="180"/>
          <w:jc w:val="center"/>
        </w:trPr>
        <w:tc>
          <w:tcPr>
            <w:tcW w:w="2040" w:type="dxa"/>
            <w:shd w:val="clear" w:color="auto" w:fill="auto"/>
            <w:noWrap/>
            <w:vAlign w:val="bottom"/>
            <w:hideMark/>
          </w:tcPr>
          <w:p w14:paraId="5973412A" w14:textId="77777777" w:rsidR="00E53D47" w:rsidRPr="00951ED1" w:rsidRDefault="00E53D47" w:rsidP="00951ED1">
            <w:pPr>
              <w:spacing w:after="0" w:line="240" w:lineRule="auto"/>
              <w:rPr>
                <w:rFonts w:eastAsia="Times New Roman" w:cs="Calibri"/>
                <w:color w:val="000000"/>
                <w:lang w:eastAsia="en-GB"/>
              </w:rPr>
            </w:pPr>
          </w:p>
        </w:tc>
        <w:tc>
          <w:tcPr>
            <w:tcW w:w="1360" w:type="dxa"/>
            <w:shd w:val="clear" w:color="auto" w:fill="auto"/>
            <w:noWrap/>
            <w:vAlign w:val="bottom"/>
            <w:hideMark/>
          </w:tcPr>
          <w:p w14:paraId="3597CF6F"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2129" w:type="dxa"/>
            <w:shd w:val="clear" w:color="auto" w:fill="auto"/>
            <w:noWrap/>
            <w:vAlign w:val="bottom"/>
            <w:hideMark/>
          </w:tcPr>
          <w:p w14:paraId="1BFDB3BD"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45" w:type="dxa"/>
            <w:shd w:val="clear" w:color="auto" w:fill="auto"/>
            <w:noWrap/>
            <w:vAlign w:val="bottom"/>
            <w:hideMark/>
          </w:tcPr>
          <w:p w14:paraId="6EE5080A"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51" w:type="dxa"/>
            <w:shd w:val="clear" w:color="auto" w:fill="auto"/>
            <w:noWrap/>
            <w:vAlign w:val="bottom"/>
            <w:hideMark/>
          </w:tcPr>
          <w:p w14:paraId="6372522E"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50" w:type="dxa"/>
            <w:shd w:val="clear" w:color="auto" w:fill="auto"/>
            <w:noWrap/>
            <w:vAlign w:val="bottom"/>
            <w:hideMark/>
          </w:tcPr>
          <w:p w14:paraId="33C793F1"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r>
      <w:tr w:rsidR="00E53D47" w:rsidRPr="00951ED1" w14:paraId="5CEEEE3D" w14:textId="77777777" w:rsidTr="00E53D47">
        <w:trPr>
          <w:trHeight w:val="315"/>
          <w:jc w:val="center"/>
        </w:trPr>
        <w:tc>
          <w:tcPr>
            <w:tcW w:w="2040" w:type="dxa"/>
            <w:shd w:val="clear" w:color="auto" w:fill="auto"/>
            <w:noWrap/>
            <w:vAlign w:val="bottom"/>
            <w:hideMark/>
          </w:tcPr>
          <w:p w14:paraId="6950BBF6"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400-500 (Blue)</w:t>
            </w:r>
          </w:p>
        </w:tc>
        <w:tc>
          <w:tcPr>
            <w:tcW w:w="1360" w:type="dxa"/>
            <w:shd w:val="clear" w:color="auto" w:fill="auto"/>
            <w:noWrap/>
            <w:vAlign w:val="bottom"/>
            <w:hideMark/>
          </w:tcPr>
          <w:p w14:paraId="5947AD2C"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MLWS)</w:t>
            </w:r>
          </w:p>
        </w:tc>
        <w:tc>
          <w:tcPr>
            <w:tcW w:w="2129" w:type="dxa"/>
            <w:shd w:val="clear" w:color="auto" w:fill="auto"/>
            <w:noWrap/>
            <w:vAlign w:val="bottom"/>
            <w:hideMark/>
          </w:tcPr>
          <w:p w14:paraId="2DCB64E6"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0-3</w:t>
            </w:r>
          </w:p>
        </w:tc>
        <w:tc>
          <w:tcPr>
            <w:tcW w:w="845" w:type="dxa"/>
            <w:shd w:val="clear" w:color="auto" w:fill="auto"/>
            <w:noWrap/>
            <w:vAlign w:val="bottom"/>
            <w:hideMark/>
          </w:tcPr>
          <w:p w14:paraId="6EEAA551"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3.2</w:t>
            </w:r>
          </w:p>
        </w:tc>
        <w:tc>
          <w:tcPr>
            <w:tcW w:w="851" w:type="dxa"/>
            <w:shd w:val="clear" w:color="auto" w:fill="auto"/>
            <w:noWrap/>
            <w:vAlign w:val="bottom"/>
            <w:hideMark/>
          </w:tcPr>
          <w:p w14:paraId="3AD5057E"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1940905D"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606.4</w:t>
            </w:r>
          </w:p>
        </w:tc>
      </w:tr>
      <w:tr w:rsidR="00E53D47" w:rsidRPr="00951ED1" w14:paraId="6E018D0D" w14:textId="77777777" w:rsidTr="00E53D47">
        <w:trPr>
          <w:trHeight w:val="315"/>
          <w:jc w:val="center"/>
        </w:trPr>
        <w:tc>
          <w:tcPr>
            <w:tcW w:w="2040" w:type="dxa"/>
            <w:shd w:val="clear" w:color="auto" w:fill="auto"/>
            <w:noWrap/>
            <w:vAlign w:val="bottom"/>
            <w:hideMark/>
          </w:tcPr>
          <w:p w14:paraId="55368BAD"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495-560 (Green)</w:t>
            </w:r>
          </w:p>
        </w:tc>
        <w:tc>
          <w:tcPr>
            <w:tcW w:w="1360" w:type="dxa"/>
            <w:shd w:val="clear" w:color="auto" w:fill="auto"/>
            <w:noWrap/>
            <w:vAlign w:val="bottom"/>
            <w:hideMark/>
          </w:tcPr>
          <w:p w14:paraId="28994CCE"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MLWS)</w:t>
            </w:r>
          </w:p>
        </w:tc>
        <w:tc>
          <w:tcPr>
            <w:tcW w:w="2129" w:type="dxa"/>
            <w:shd w:val="clear" w:color="auto" w:fill="auto"/>
            <w:noWrap/>
            <w:vAlign w:val="bottom"/>
            <w:hideMark/>
          </w:tcPr>
          <w:p w14:paraId="1C245653"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0-3</w:t>
            </w:r>
          </w:p>
        </w:tc>
        <w:tc>
          <w:tcPr>
            <w:tcW w:w="845" w:type="dxa"/>
            <w:shd w:val="clear" w:color="auto" w:fill="auto"/>
            <w:noWrap/>
            <w:vAlign w:val="bottom"/>
            <w:hideMark/>
          </w:tcPr>
          <w:p w14:paraId="39107FAD"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6.2</w:t>
            </w:r>
          </w:p>
        </w:tc>
        <w:tc>
          <w:tcPr>
            <w:tcW w:w="851" w:type="dxa"/>
            <w:shd w:val="clear" w:color="auto" w:fill="auto"/>
            <w:noWrap/>
            <w:vAlign w:val="bottom"/>
            <w:hideMark/>
          </w:tcPr>
          <w:p w14:paraId="48FEDB4D"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742FEF70"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872</w:t>
            </w:r>
          </w:p>
        </w:tc>
      </w:tr>
      <w:tr w:rsidR="00E53D47" w:rsidRPr="00951ED1" w14:paraId="0A889766" w14:textId="77777777" w:rsidTr="00E53D47">
        <w:trPr>
          <w:trHeight w:val="315"/>
          <w:jc w:val="center"/>
        </w:trPr>
        <w:tc>
          <w:tcPr>
            <w:tcW w:w="2040" w:type="dxa"/>
            <w:shd w:val="clear" w:color="auto" w:fill="auto"/>
            <w:noWrap/>
            <w:vAlign w:val="bottom"/>
            <w:hideMark/>
          </w:tcPr>
          <w:p w14:paraId="4C8D252E"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620-740nm (Red)</w:t>
            </w:r>
          </w:p>
        </w:tc>
        <w:tc>
          <w:tcPr>
            <w:tcW w:w="1360" w:type="dxa"/>
            <w:shd w:val="clear" w:color="auto" w:fill="auto"/>
            <w:noWrap/>
            <w:vAlign w:val="bottom"/>
            <w:hideMark/>
          </w:tcPr>
          <w:p w14:paraId="5DD8407B"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MLWS)</w:t>
            </w:r>
          </w:p>
        </w:tc>
        <w:tc>
          <w:tcPr>
            <w:tcW w:w="2129" w:type="dxa"/>
            <w:shd w:val="clear" w:color="auto" w:fill="auto"/>
            <w:noWrap/>
            <w:vAlign w:val="bottom"/>
            <w:hideMark/>
          </w:tcPr>
          <w:p w14:paraId="4C2EA8AB"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0-3</w:t>
            </w:r>
          </w:p>
        </w:tc>
        <w:tc>
          <w:tcPr>
            <w:tcW w:w="845" w:type="dxa"/>
            <w:shd w:val="clear" w:color="auto" w:fill="auto"/>
            <w:noWrap/>
            <w:vAlign w:val="bottom"/>
            <w:hideMark/>
          </w:tcPr>
          <w:p w14:paraId="350976DF"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3.6</w:t>
            </w:r>
          </w:p>
        </w:tc>
        <w:tc>
          <w:tcPr>
            <w:tcW w:w="851" w:type="dxa"/>
            <w:shd w:val="clear" w:color="auto" w:fill="auto"/>
            <w:noWrap/>
            <w:vAlign w:val="bottom"/>
            <w:hideMark/>
          </w:tcPr>
          <w:p w14:paraId="47221F2E"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0312FD35"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903.5</w:t>
            </w:r>
          </w:p>
        </w:tc>
      </w:tr>
      <w:tr w:rsidR="00E53D47" w:rsidRPr="00951ED1" w14:paraId="26E3308C" w14:textId="77777777" w:rsidTr="00E53D47">
        <w:trPr>
          <w:trHeight w:val="180"/>
          <w:jc w:val="center"/>
        </w:trPr>
        <w:tc>
          <w:tcPr>
            <w:tcW w:w="2040" w:type="dxa"/>
            <w:shd w:val="clear" w:color="auto" w:fill="auto"/>
            <w:noWrap/>
            <w:vAlign w:val="bottom"/>
            <w:hideMark/>
          </w:tcPr>
          <w:p w14:paraId="3524DFED" w14:textId="77777777" w:rsidR="00E53D47" w:rsidRPr="00951ED1" w:rsidRDefault="00E53D47" w:rsidP="00951ED1">
            <w:pPr>
              <w:spacing w:after="0" w:line="240" w:lineRule="auto"/>
              <w:rPr>
                <w:rFonts w:eastAsia="Times New Roman" w:cs="Calibri"/>
                <w:color w:val="000000"/>
                <w:lang w:eastAsia="en-GB"/>
              </w:rPr>
            </w:pPr>
          </w:p>
        </w:tc>
        <w:tc>
          <w:tcPr>
            <w:tcW w:w="1360" w:type="dxa"/>
            <w:shd w:val="clear" w:color="auto" w:fill="auto"/>
            <w:noWrap/>
            <w:vAlign w:val="bottom"/>
            <w:hideMark/>
          </w:tcPr>
          <w:p w14:paraId="62AF5696"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2129" w:type="dxa"/>
            <w:shd w:val="clear" w:color="auto" w:fill="auto"/>
            <w:noWrap/>
            <w:vAlign w:val="bottom"/>
            <w:hideMark/>
          </w:tcPr>
          <w:p w14:paraId="7B999EBB"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45" w:type="dxa"/>
            <w:shd w:val="clear" w:color="auto" w:fill="auto"/>
            <w:noWrap/>
            <w:vAlign w:val="bottom"/>
            <w:hideMark/>
          </w:tcPr>
          <w:p w14:paraId="4F6B532F"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51" w:type="dxa"/>
            <w:shd w:val="clear" w:color="auto" w:fill="auto"/>
            <w:noWrap/>
            <w:vAlign w:val="bottom"/>
            <w:hideMark/>
          </w:tcPr>
          <w:p w14:paraId="6363179A"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50" w:type="dxa"/>
            <w:shd w:val="clear" w:color="auto" w:fill="auto"/>
            <w:noWrap/>
            <w:vAlign w:val="bottom"/>
            <w:hideMark/>
          </w:tcPr>
          <w:p w14:paraId="6B8D4D81"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r>
      <w:tr w:rsidR="00E53D47" w:rsidRPr="00951ED1" w14:paraId="66217040" w14:textId="77777777" w:rsidTr="00E53D47">
        <w:trPr>
          <w:trHeight w:val="315"/>
          <w:jc w:val="center"/>
        </w:trPr>
        <w:tc>
          <w:tcPr>
            <w:tcW w:w="2040" w:type="dxa"/>
            <w:shd w:val="clear" w:color="auto" w:fill="auto"/>
            <w:noWrap/>
            <w:vAlign w:val="bottom"/>
            <w:hideMark/>
          </w:tcPr>
          <w:p w14:paraId="74CA26E0"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400-500 (Blue)</w:t>
            </w:r>
          </w:p>
        </w:tc>
        <w:tc>
          <w:tcPr>
            <w:tcW w:w="1360" w:type="dxa"/>
            <w:shd w:val="clear" w:color="auto" w:fill="auto"/>
            <w:noWrap/>
            <w:vAlign w:val="bottom"/>
            <w:hideMark/>
          </w:tcPr>
          <w:p w14:paraId="0A424C2D"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MHWS)</w:t>
            </w:r>
          </w:p>
        </w:tc>
        <w:tc>
          <w:tcPr>
            <w:tcW w:w="2129" w:type="dxa"/>
            <w:shd w:val="clear" w:color="auto" w:fill="auto"/>
            <w:noWrap/>
            <w:vAlign w:val="bottom"/>
            <w:hideMark/>
          </w:tcPr>
          <w:p w14:paraId="2C7103EF"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5-8</w:t>
            </w:r>
          </w:p>
        </w:tc>
        <w:tc>
          <w:tcPr>
            <w:tcW w:w="845" w:type="dxa"/>
            <w:shd w:val="clear" w:color="auto" w:fill="auto"/>
            <w:noWrap/>
            <w:vAlign w:val="bottom"/>
            <w:hideMark/>
          </w:tcPr>
          <w:p w14:paraId="06B0BA66"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1.8</w:t>
            </w:r>
          </w:p>
        </w:tc>
        <w:tc>
          <w:tcPr>
            <w:tcW w:w="851" w:type="dxa"/>
            <w:shd w:val="clear" w:color="auto" w:fill="auto"/>
            <w:noWrap/>
            <w:vAlign w:val="bottom"/>
            <w:hideMark/>
          </w:tcPr>
          <w:p w14:paraId="44EB94F9"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1CBEFDF5"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122.6</w:t>
            </w:r>
          </w:p>
        </w:tc>
      </w:tr>
      <w:tr w:rsidR="00E53D47" w:rsidRPr="00951ED1" w14:paraId="0B725E0C" w14:textId="77777777" w:rsidTr="00E53D47">
        <w:trPr>
          <w:trHeight w:val="315"/>
          <w:jc w:val="center"/>
        </w:trPr>
        <w:tc>
          <w:tcPr>
            <w:tcW w:w="2040" w:type="dxa"/>
            <w:shd w:val="clear" w:color="auto" w:fill="auto"/>
            <w:noWrap/>
            <w:vAlign w:val="bottom"/>
            <w:hideMark/>
          </w:tcPr>
          <w:p w14:paraId="2BDC35B2"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495-560 (Green)</w:t>
            </w:r>
          </w:p>
        </w:tc>
        <w:tc>
          <w:tcPr>
            <w:tcW w:w="1360" w:type="dxa"/>
            <w:shd w:val="clear" w:color="auto" w:fill="auto"/>
            <w:noWrap/>
            <w:vAlign w:val="bottom"/>
            <w:hideMark/>
          </w:tcPr>
          <w:p w14:paraId="3A04BD77"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MHWS)</w:t>
            </w:r>
          </w:p>
        </w:tc>
        <w:tc>
          <w:tcPr>
            <w:tcW w:w="2129" w:type="dxa"/>
            <w:shd w:val="clear" w:color="auto" w:fill="auto"/>
            <w:noWrap/>
            <w:vAlign w:val="bottom"/>
            <w:hideMark/>
          </w:tcPr>
          <w:p w14:paraId="62E542DD"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5-8</w:t>
            </w:r>
          </w:p>
        </w:tc>
        <w:tc>
          <w:tcPr>
            <w:tcW w:w="845" w:type="dxa"/>
            <w:shd w:val="clear" w:color="auto" w:fill="auto"/>
            <w:noWrap/>
            <w:vAlign w:val="bottom"/>
            <w:hideMark/>
          </w:tcPr>
          <w:p w14:paraId="104300D0"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5.8</w:t>
            </w:r>
          </w:p>
        </w:tc>
        <w:tc>
          <w:tcPr>
            <w:tcW w:w="851" w:type="dxa"/>
            <w:shd w:val="clear" w:color="auto" w:fill="auto"/>
            <w:noWrap/>
            <w:vAlign w:val="bottom"/>
            <w:hideMark/>
          </w:tcPr>
          <w:p w14:paraId="7582EDF2"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3AEF5A92"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349</w:t>
            </w:r>
          </w:p>
        </w:tc>
      </w:tr>
      <w:tr w:rsidR="00E53D47" w:rsidRPr="00951ED1" w14:paraId="054CCC18" w14:textId="77777777" w:rsidTr="00E53D47">
        <w:trPr>
          <w:trHeight w:val="315"/>
          <w:jc w:val="center"/>
        </w:trPr>
        <w:tc>
          <w:tcPr>
            <w:tcW w:w="2040" w:type="dxa"/>
            <w:shd w:val="clear" w:color="auto" w:fill="auto"/>
            <w:noWrap/>
            <w:vAlign w:val="bottom"/>
            <w:hideMark/>
          </w:tcPr>
          <w:p w14:paraId="3D8E9F04"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620-740nm (Red)</w:t>
            </w:r>
          </w:p>
        </w:tc>
        <w:tc>
          <w:tcPr>
            <w:tcW w:w="1360" w:type="dxa"/>
            <w:shd w:val="clear" w:color="auto" w:fill="auto"/>
            <w:noWrap/>
            <w:vAlign w:val="bottom"/>
            <w:hideMark/>
          </w:tcPr>
          <w:p w14:paraId="2377402F"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MHWS)</w:t>
            </w:r>
          </w:p>
        </w:tc>
        <w:tc>
          <w:tcPr>
            <w:tcW w:w="2129" w:type="dxa"/>
            <w:shd w:val="clear" w:color="auto" w:fill="auto"/>
            <w:noWrap/>
            <w:vAlign w:val="bottom"/>
            <w:hideMark/>
          </w:tcPr>
          <w:p w14:paraId="30E61BD9"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5-8</w:t>
            </w:r>
          </w:p>
        </w:tc>
        <w:tc>
          <w:tcPr>
            <w:tcW w:w="845" w:type="dxa"/>
            <w:shd w:val="clear" w:color="auto" w:fill="auto"/>
            <w:noWrap/>
            <w:vAlign w:val="bottom"/>
            <w:hideMark/>
          </w:tcPr>
          <w:p w14:paraId="06C72655"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1.3</w:t>
            </w:r>
          </w:p>
        </w:tc>
        <w:tc>
          <w:tcPr>
            <w:tcW w:w="851" w:type="dxa"/>
            <w:shd w:val="clear" w:color="auto" w:fill="auto"/>
            <w:noWrap/>
            <w:vAlign w:val="bottom"/>
            <w:hideMark/>
          </w:tcPr>
          <w:p w14:paraId="21163DD5"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6D4EDBA2"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177.7</w:t>
            </w:r>
          </w:p>
        </w:tc>
      </w:tr>
      <w:tr w:rsidR="00E53D47" w:rsidRPr="00951ED1" w14:paraId="489266D4" w14:textId="77777777" w:rsidTr="00E53D47">
        <w:trPr>
          <w:trHeight w:val="165"/>
          <w:jc w:val="center"/>
        </w:trPr>
        <w:tc>
          <w:tcPr>
            <w:tcW w:w="2040" w:type="dxa"/>
            <w:shd w:val="clear" w:color="auto" w:fill="auto"/>
            <w:noWrap/>
            <w:vAlign w:val="bottom"/>
            <w:hideMark/>
          </w:tcPr>
          <w:p w14:paraId="6E3E5A1B" w14:textId="77777777" w:rsidR="00E53D47" w:rsidRPr="00951ED1" w:rsidRDefault="00E53D47" w:rsidP="00951ED1">
            <w:pPr>
              <w:spacing w:after="0" w:line="240" w:lineRule="auto"/>
              <w:rPr>
                <w:rFonts w:eastAsia="Times New Roman" w:cs="Calibri"/>
                <w:color w:val="000000"/>
                <w:lang w:eastAsia="en-GB"/>
              </w:rPr>
            </w:pPr>
          </w:p>
        </w:tc>
        <w:tc>
          <w:tcPr>
            <w:tcW w:w="1360" w:type="dxa"/>
            <w:shd w:val="clear" w:color="auto" w:fill="auto"/>
            <w:noWrap/>
            <w:vAlign w:val="bottom"/>
            <w:hideMark/>
          </w:tcPr>
          <w:p w14:paraId="6913B026"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2129" w:type="dxa"/>
            <w:shd w:val="clear" w:color="auto" w:fill="auto"/>
            <w:noWrap/>
            <w:vAlign w:val="bottom"/>
            <w:hideMark/>
          </w:tcPr>
          <w:p w14:paraId="335982D7"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45" w:type="dxa"/>
            <w:shd w:val="clear" w:color="auto" w:fill="auto"/>
            <w:noWrap/>
            <w:vAlign w:val="bottom"/>
            <w:hideMark/>
          </w:tcPr>
          <w:p w14:paraId="0BFD2E34"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51" w:type="dxa"/>
            <w:shd w:val="clear" w:color="auto" w:fill="auto"/>
            <w:noWrap/>
            <w:vAlign w:val="bottom"/>
            <w:hideMark/>
          </w:tcPr>
          <w:p w14:paraId="0AE227EF"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c>
          <w:tcPr>
            <w:tcW w:w="850" w:type="dxa"/>
            <w:shd w:val="clear" w:color="auto" w:fill="auto"/>
            <w:noWrap/>
            <w:vAlign w:val="bottom"/>
            <w:hideMark/>
          </w:tcPr>
          <w:p w14:paraId="2122A14A" w14:textId="77777777" w:rsidR="00E53D47" w:rsidRPr="00951ED1" w:rsidRDefault="00E53D47" w:rsidP="00E53D47">
            <w:pPr>
              <w:spacing w:after="0" w:line="240" w:lineRule="auto"/>
              <w:jc w:val="center"/>
              <w:rPr>
                <w:rFonts w:ascii="Times New Roman" w:eastAsia="Times New Roman" w:hAnsi="Times New Roman"/>
                <w:sz w:val="20"/>
                <w:szCs w:val="20"/>
                <w:lang w:eastAsia="en-GB"/>
              </w:rPr>
            </w:pPr>
          </w:p>
        </w:tc>
      </w:tr>
      <w:tr w:rsidR="00E53D47" w:rsidRPr="00951ED1" w14:paraId="01AD1FA9" w14:textId="77777777" w:rsidTr="00E53D47">
        <w:trPr>
          <w:trHeight w:val="315"/>
          <w:jc w:val="center"/>
        </w:trPr>
        <w:tc>
          <w:tcPr>
            <w:tcW w:w="2040" w:type="dxa"/>
            <w:shd w:val="clear" w:color="auto" w:fill="auto"/>
            <w:noWrap/>
            <w:vAlign w:val="bottom"/>
            <w:hideMark/>
          </w:tcPr>
          <w:p w14:paraId="337FAFC7"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400-500 (Blue)</w:t>
            </w:r>
          </w:p>
        </w:tc>
        <w:tc>
          <w:tcPr>
            <w:tcW w:w="1360" w:type="dxa"/>
            <w:shd w:val="clear" w:color="auto" w:fill="auto"/>
            <w:noWrap/>
            <w:vAlign w:val="bottom"/>
            <w:hideMark/>
          </w:tcPr>
          <w:p w14:paraId="44873A30"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MLWS)</w:t>
            </w:r>
          </w:p>
        </w:tc>
        <w:tc>
          <w:tcPr>
            <w:tcW w:w="2129" w:type="dxa"/>
            <w:shd w:val="clear" w:color="auto" w:fill="auto"/>
            <w:noWrap/>
            <w:vAlign w:val="bottom"/>
            <w:hideMark/>
          </w:tcPr>
          <w:p w14:paraId="12D01590"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5-8</w:t>
            </w:r>
          </w:p>
        </w:tc>
        <w:tc>
          <w:tcPr>
            <w:tcW w:w="845" w:type="dxa"/>
            <w:shd w:val="clear" w:color="auto" w:fill="auto"/>
            <w:noWrap/>
            <w:vAlign w:val="bottom"/>
            <w:hideMark/>
          </w:tcPr>
          <w:p w14:paraId="53D7EBC9"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6.1</w:t>
            </w:r>
          </w:p>
        </w:tc>
        <w:tc>
          <w:tcPr>
            <w:tcW w:w="851" w:type="dxa"/>
            <w:shd w:val="clear" w:color="auto" w:fill="auto"/>
            <w:noWrap/>
            <w:vAlign w:val="bottom"/>
            <w:hideMark/>
          </w:tcPr>
          <w:p w14:paraId="1D7D59E2"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6CEE0119"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608.8</w:t>
            </w:r>
          </w:p>
        </w:tc>
      </w:tr>
      <w:tr w:rsidR="00E53D47" w:rsidRPr="00951ED1" w14:paraId="51481C1B" w14:textId="77777777" w:rsidTr="00E53D47">
        <w:trPr>
          <w:trHeight w:val="315"/>
          <w:jc w:val="center"/>
        </w:trPr>
        <w:tc>
          <w:tcPr>
            <w:tcW w:w="2040" w:type="dxa"/>
            <w:shd w:val="clear" w:color="auto" w:fill="auto"/>
            <w:noWrap/>
            <w:vAlign w:val="bottom"/>
            <w:hideMark/>
          </w:tcPr>
          <w:p w14:paraId="69A4485F"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495-560 (Green)</w:t>
            </w:r>
          </w:p>
        </w:tc>
        <w:tc>
          <w:tcPr>
            <w:tcW w:w="1360" w:type="dxa"/>
            <w:shd w:val="clear" w:color="auto" w:fill="auto"/>
            <w:noWrap/>
            <w:vAlign w:val="bottom"/>
            <w:hideMark/>
          </w:tcPr>
          <w:p w14:paraId="5E794445"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MLWS)</w:t>
            </w:r>
          </w:p>
        </w:tc>
        <w:tc>
          <w:tcPr>
            <w:tcW w:w="2129" w:type="dxa"/>
            <w:shd w:val="clear" w:color="auto" w:fill="auto"/>
            <w:noWrap/>
            <w:vAlign w:val="bottom"/>
            <w:hideMark/>
          </w:tcPr>
          <w:p w14:paraId="6D3D0127"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5-8</w:t>
            </w:r>
          </w:p>
        </w:tc>
        <w:tc>
          <w:tcPr>
            <w:tcW w:w="845" w:type="dxa"/>
            <w:shd w:val="clear" w:color="auto" w:fill="auto"/>
            <w:noWrap/>
            <w:vAlign w:val="bottom"/>
            <w:hideMark/>
          </w:tcPr>
          <w:p w14:paraId="58621932"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13.6</w:t>
            </w:r>
          </w:p>
        </w:tc>
        <w:tc>
          <w:tcPr>
            <w:tcW w:w="851" w:type="dxa"/>
            <w:shd w:val="clear" w:color="auto" w:fill="auto"/>
            <w:noWrap/>
            <w:vAlign w:val="bottom"/>
            <w:hideMark/>
          </w:tcPr>
          <w:p w14:paraId="466D7FE3"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71CFF071"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957</w:t>
            </w:r>
          </w:p>
        </w:tc>
      </w:tr>
      <w:tr w:rsidR="00E53D47" w:rsidRPr="00951ED1" w14:paraId="570F020D" w14:textId="77777777" w:rsidTr="00E53D47">
        <w:trPr>
          <w:trHeight w:val="315"/>
          <w:jc w:val="center"/>
        </w:trPr>
        <w:tc>
          <w:tcPr>
            <w:tcW w:w="2040" w:type="dxa"/>
            <w:shd w:val="clear" w:color="auto" w:fill="auto"/>
            <w:noWrap/>
            <w:vAlign w:val="bottom"/>
            <w:hideMark/>
          </w:tcPr>
          <w:p w14:paraId="566B17CA" w14:textId="77777777" w:rsidR="00E53D47" w:rsidRPr="00951ED1" w:rsidRDefault="00E53D47" w:rsidP="00951ED1">
            <w:pPr>
              <w:spacing w:after="0" w:line="240" w:lineRule="auto"/>
              <w:rPr>
                <w:rFonts w:eastAsia="Times New Roman" w:cs="Calibri"/>
                <w:color w:val="000000"/>
                <w:lang w:eastAsia="en-GB"/>
              </w:rPr>
            </w:pPr>
            <w:r w:rsidRPr="00951ED1">
              <w:rPr>
                <w:rFonts w:eastAsia="Times New Roman" w:cs="Calibri"/>
                <w:color w:val="000000"/>
                <w:lang w:eastAsia="en-GB"/>
              </w:rPr>
              <w:t>620-740nm (Red)</w:t>
            </w:r>
          </w:p>
        </w:tc>
        <w:tc>
          <w:tcPr>
            <w:tcW w:w="1360" w:type="dxa"/>
            <w:shd w:val="clear" w:color="auto" w:fill="auto"/>
            <w:noWrap/>
            <w:vAlign w:val="bottom"/>
            <w:hideMark/>
          </w:tcPr>
          <w:p w14:paraId="657C945F" w14:textId="77777777" w:rsidR="00E53D47" w:rsidRPr="00951ED1" w:rsidRDefault="00E53D47" w:rsidP="00E53D47">
            <w:pPr>
              <w:spacing w:after="0" w:line="240" w:lineRule="auto"/>
              <w:jc w:val="center"/>
              <w:rPr>
                <w:rFonts w:eastAsia="Times New Roman" w:cs="Calibri"/>
                <w:i/>
                <w:iCs/>
                <w:color w:val="000000"/>
                <w:sz w:val="24"/>
                <w:szCs w:val="24"/>
                <w:lang w:eastAsia="en-GB"/>
              </w:rPr>
            </w:pPr>
            <w:proofErr w:type="spellStart"/>
            <w:proofErr w:type="gramStart"/>
            <w:r w:rsidRPr="00951ED1">
              <w:rPr>
                <w:rFonts w:eastAsia="Times New Roman" w:cs="Calibri"/>
                <w:i/>
                <w:iCs/>
                <w:color w:val="000000"/>
                <w:sz w:val="24"/>
                <w:szCs w:val="24"/>
                <w:lang w:eastAsia="en-GB"/>
              </w:rPr>
              <w:t>Eo</w:t>
            </w:r>
            <w:proofErr w:type="spellEnd"/>
            <w:r w:rsidRPr="00951ED1">
              <w:rPr>
                <w:rFonts w:eastAsia="Times New Roman" w:cs="Calibri"/>
                <w:i/>
                <w:iCs/>
                <w:color w:val="000000"/>
                <w:sz w:val="24"/>
                <w:szCs w:val="24"/>
                <w:lang w:eastAsia="en-GB"/>
              </w:rPr>
              <w:t>(</w:t>
            </w:r>
            <w:proofErr w:type="gramEnd"/>
            <w:r w:rsidRPr="00951ED1">
              <w:rPr>
                <w:rFonts w:eastAsia="Times New Roman" w:cs="Calibri"/>
                <w:i/>
                <w:iCs/>
                <w:color w:val="000000"/>
                <w:sz w:val="24"/>
                <w:szCs w:val="24"/>
                <w:lang w:eastAsia="en-GB"/>
              </w:rPr>
              <w:t>MLWS)</w:t>
            </w:r>
          </w:p>
        </w:tc>
        <w:tc>
          <w:tcPr>
            <w:tcW w:w="2129" w:type="dxa"/>
            <w:shd w:val="clear" w:color="auto" w:fill="auto"/>
            <w:noWrap/>
            <w:vAlign w:val="bottom"/>
            <w:hideMark/>
          </w:tcPr>
          <w:p w14:paraId="7754E13E"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5-8</w:t>
            </w:r>
          </w:p>
        </w:tc>
        <w:tc>
          <w:tcPr>
            <w:tcW w:w="845" w:type="dxa"/>
            <w:shd w:val="clear" w:color="auto" w:fill="auto"/>
            <w:noWrap/>
            <w:vAlign w:val="bottom"/>
            <w:hideMark/>
          </w:tcPr>
          <w:p w14:paraId="0E51F479"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8.8</w:t>
            </w:r>
          </w:p>
        </w:tc>
        <w:tc>
          <w:tcPr>
            <w:tcW w:w="851" w:type="dxa"/>
            <w:shd w:val="clear" w:color="auto" w:fill="auto"/>
            <w:noWrap/>
            <w:vAlign w:val="bottom"/>
            <w:hideMark/>
          </w:tcPr>
          <w:p w14:paraId="791C7DA0"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&lt;0.1</w:t>
            </w:r>
          </w:p>
        </w:tc>
        <w:tc>
          <w:tcPr>
            <w:tcW w:w="850" w:type="dxa"/>
            <w:shd w:val="clear" w:color="auto" w:fill="auto"/>
            <w:noWrap/>
            <w:vAlign w:val="bottom"/>
            <w:hideMark/>
          </w:tcPr>
          <w:p w14:paraId="550C61C1" w14:textId="77777777" w:rsidR="00E53D47" w:rsidRPr="00951ED1" w:rsidRDefault="00E53D47" w:rsidP="00E53D47">
            <w:pPr>
              <w:spacing w:after="0" w:line="240" w:lineRule="auto"/>
              <w:jc w:val="center"/>
              <w:rPr>
                <w:rFonts w:eastAsia="Times New Roman" w:cs="Calibri"/>
                <w:color w:val="000000"/>
                <w:lang w:eastAsia="en-GB"/>
              </w:rPr>
            </w:pPr>
            <w:r w:rsidRPr="00951ED1">
              <w:rPr>
                <w:rFonts w:eastAsia="Times New Roman" w:cs="Calibri"/>
                <w:color w:val="000000"/>
                <w:lang w:eastAsia="en-GB"/>
              </w:rPr>
              <w:t>1124.9</w:t>
            </w:r>
          </w:p>
        </w:tc>
      </w:tr>
    </w:tbl>
    <w:p w14:paraId="75CE9DDD" w14:textId="77777777" w:rsidR="00E53D47" w:rsidRPr="00951ED1" w:rsidRDefault="00E53D47" w:rsidP="00E53D47">
      <w:pPr>
        <w:spacing w:after="0"/>
      </w:pPr>
      <w:proofErr w:type="spellStart"/>
      <w:r w:rsidRPr="00951ED1">
        <w:rPr>
          <w:i/>
        </w:rPr>
        <w:t>Eo</w:t>
      </w:r>
      <w:proofErr w:type="spellEnd"/>
      <w:r w:rsidRPr="00951ED1">
        <w:t xml:space="preserve"> = Scalar irradiance</w:t>
      </w:r>
    </w:p>
    <w:p w14:paraId="128B0BC4" w14:textId="77777777" w:rsidR="00E53D47" w:rsidRPr="00951ED1" w:rsidRDefault="00E53D47" w:rsidP="00E53D47">
      <w:pPr>
        <w:spacing w:after="0"/>
      </w:pPr>
      <w:r w:rsidRPr="00951ED1">
        <w:rPr>
          <w:i/>
        </w:rPr>
        <w:t>MHWS</w:t>
      </w:r>
      <w:r w:rsidRPr="00951ED1">
        <w:t xml:space="preserve"> = Mean High Water Spring Tide</w:t>
      </w:r>
    </w:p>
    <w:p w14:paraId="7B4F2801" w14:textId="77777777" w:rsidR="00E53D47" w:rsidRPr="00951ED1" w:rsidRDefault="00E53D47" w:rsidP="00E53D47">
      <w:pPr>
        <w:spacing w:after="0"/>
      </w:pPr>
      <w:r w:rsidRPr="00951ED1">
        <w:rPr>
          <w:i/>
        </w:rPr>
        <w:t>MLWS</w:t>
      </w:r>
      <w:r w:rsidRPr="00951ED1">
        <w:t xml:space="preserve"> = Mean Low Water Spring Tide</w:t>
      </w:r>
    </w:p>
    <w:p w14:paraId="26BEAB58" w14:textId="77777777" w:rsidR="00197F19" w:rsidRPr="00951ED1" w:rsidRDefault="00197F19" w:rsidP="00E53D47">
      <w:pPr>
        <w:spacing w:after="0"/>
      </w:pPr>
    </w:p>
    <w:p w14:paraId="7BC027E8" w14:textId="01491F7E" w:rsidR="00A4721C" w:rsidRPr="00951ED1" w:rsidRDefault="008C4501" w:rsidP="00A97E68">
      <w:pPr>
        <w:spacing w:line="240" w:lineRule="auto"/>
        <w:rPr>
          <w:rFonts w:cs="Calibri"/>
          <w:color w:val="000000"/>
          <w:sz w:val="28"/>
          <w:szCs w:val="28"/>
        </w:rPr>
      </w:pPr>
      <w:r w:rsidRPr="00951ED1">
        <w:rPr>
          <w:rFonts w:cs="Calibri"/>
          <w:noProof/>
          <w:color w:val="000000"/>
          <w:sz w:val="28"/>
          <w:szCs w:val="28"/>
          <w:lang w:eastAsia="en-GB"/>
        </w:rPr>
        <w:lastRenderedPageBreak/>
        <w:drawing>
          <wp:inline distT="0" distB="0" distL="0" distR="0" wp14:anchorId="161D47C3" wp14:editId="3A26E5C2">
            <wp:extent cx="2881630" cy="489077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1630" cy="4890770"/>
                    </a:xfrm>
                    <a:prstGeom prst="rect">
                      <a:avLst/>
                    </a:prstGeom>
                    <a:noFill/>
                    <a:ln>
                      <a:noFill/>
                    </a:ln>
                  </pic:spPr>
                </pic:pic>
              </a:graphicData>
            </a:graphic>
          </wp:inline>
        </w:drawing>
      </w:r>
    </w:p>
    <w:p w14:paraId="15C7E06D" w14:textId="77777777" w:rsidR="00A97E68" w:rsidRPr="00951ED1" w:rsidRDefault="00A97E68" w:rsidP="00A97E68">
      <w:pPr>
        <w:spacing w:line="240" w:lineRule="auto"/>
        <w:rPr>
          <w:rFonts w:cs="Calibri"/>
          <w:color w:val="000000"/>
          <w:sz w:val="24"/>
          <w:szCs w:val="24"/>
        </w:rPr>
      </w:pPr>
      <w:r w:rsidRPr="00951ED1">
        <w:rPr>
          <w:rFonts w:cs="Calibri"/>
          <w:b/>
          <w:color w:val="000000"/>
          <w:sz w:val="24"/>
          <w:szCs w:val="24"/>
        </w:rPr>
        <w:t>Figure 3.</w:t>
      </w:r>
      <w:r w:rsidRPr="00951ED1">
        <w:rPr>
          <w:rFonts w:cs="Calibri"/>
          <w:color w:val="000000"/>
          <w:sz w:val="24"/>
          <w:szCs w:val="24"/>
        </w:rPr>
        <w:t xml:space="preserve"> The three dimensional area of seafloor exposed to ‘biologically active’ blue (</w:t>
      </w:r>
      <w:proofErr w:type="gramStart"/>
      <w:r w:rsidRPr="00951ED1">
        <w:rPr>
          <w:rFonts w:cs="Calibri"/>
          <w:color w:val="000000"/>
          <w:sz w:val="24"/>
          <w:szCs w:val="24"/>
        </w:rPr>
        <w:t>B,F</w:t>
      </w:r>
      <w:proofErr w:type="gramEnd"/>
      <w:r w:rsidRPr="00951ED1">
        <w:rPr>
          <w:rFonts w:cs="Calibri"/>
          <w:color w:val="000000"/>
          <w:sz w:val="24"/>
          <w:szCs w:val="24"/>
        </w:rPr>
        <w:t xml:space="preserve">), green (C,G) and red (D,H) artificial light at night at Mean Low Water Spring (MLWS) and Mean High Water Spring (MHWS) tide in Plymouth Sound and the Tamar Estuary under cloudy conditions. </w:t>
      </w:r>
      <w:r w:rsidR="00F00C0F" w:rsidRPr="00951ED1">
        <w:rPr>
          <w:rFonts w:cs="Calibri"/>
          <w:color w:val="000000"/>
          <w:sz w:val="24"/>
          <w:szCs w:val="24"/>
        </w:rPr>
        <w:t xml:space="preserve">Legend indicates bathymetric depth (m) at the given datums. White space within the survey region (dashed line) indicates exposure at ALAN irradiances below the biological threshold. </w:t>
      </w:r>
      <w:r w:rsidRPr="00951ED1">
        <w:rPr>
          <w:rFonts w:cs="Calibri"/>
          <w:color w:val="000000"/>
          <w:sz w:val="24"/>
          <w:szCs w:val="24"/>
        </w:rPr>
        <w:t>Numbers inset indicate the percentage of the 3D seafloor region (</w:t>
      </w:r>
      <w:proofErr w:type="gramStart"/>
      <w:r w:rsidRPr="00951ED1">
        <w:rPr>
          <w:rFonts w:cs="Calibri"/>
          <w:color w:val="000000"/>
          <w:sz w:val="24"/>
          <w:szCs w:val="24"/>
        </w:rPr>
        <w:t>A,E</w:t>
      </w:r>
      <w:proofErr w:type="gramEnd"/>
      <w:r w:rsidRPr="00951ED1">
        <w:rPr>
          <w:rFonts w:cs="Calibri"/>
          <w:color w:val="000000"/>
          <w:sz w:val="24"/>
          <w:szCs w:val="24"/>
        </w:rPr>
        <w:t xml:space="preserve">) exposed. </w:t>
      </w:r>
    </w:p>
    <w:p w14:paraId="2FF973DD" w14:textId="77777777" w:rsidR="003E04B9" w:rsidRPr="00951ED1" w:rsidRDefault="003E04B9" w:rsidP="00A97E68">
      <w:pPr>
        <w:spacing w:line="240" w:lineRule="auto"/>
        <w:rPr>
          <w:rFonts w:cs="Calibri"/>
          <w:color w:val="000000"/>
          <w:sz w:val="24"/>
          <w:szCs w:val="24"/>
        </w:rPr>
      </w:pPr>
    </w:p>
    <w:p w14:paraId="0FDEBCF4" w14:textId="778A1ADF" w:rsidR="00F00C0F" w:rsidRPr="00951ED1" w:rsidRDefault="008C4501" w:rsidP="00A97E68">
      <w:pPr>
        <w:spacing w:line="240" w:lineRule="auto"/>
        <w:rPr>
          <w:rFonts w:cs="Calibri"/>
          <w:color w:val="000000"/>
          <w:sz w:val="24"/>
          <w:szCs w:val="24"/>
        </w:rPr>
      </w:pPr>
      <w:r w:rsidRPr="00951ED1">
        <w:rPr>
          <w:rFonts w:cs="Calibri"/>
          <w:noProof/>
          <w:color w:val="000000"/>
          <w:sz w:val="24"/>
          <w:szCs w:val="24"/>
          <w:lang w:eastAsia="en-GB"/>
        </w:rPr>
        <w:lastRenderedPageBreak/>
        <w:drawing>
          <wp:inline distT="0" distB="0" distL="0" distR="0" wp14:anchorId="7C56C805" wp14:editId="6BD222B3">
            <wp:extent cx="2881630" cy="492506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4925060"/>
                    </a:xfrm>
                    <a:prstGeom prst="rect">
                      <a:avLst/>
                    </a:prstGeom>
                    <a:noFill/>
                    <a:ln>
                      <a:noFill/>
                    </a:ln>
                  </pic:spPr>
                </pic:pic>
              </a:graphicData>
            </a:graphic>
          </wp:inline>
        </w:drawing>
      </w:r>
    </w:p>
    <w:p w14:paraId="6F03A40B" w14:textId="05C37D59" w:rsidR="003E04B9" w:rsidRPr="00951ED1" w:rsidRDefault="003E04B9" w:rsidP="003E04B9">
      <w:pPr>
        <w:spacing w:line="240" w:lineRule="auto"/>
        <w:rPr>
          <w:rFonts w:cs="Calibri"/>
          <w:color w:val="000000"/>
          <w:sz w:val="24"/>
          <w:szCs w:val="24"/>
        </w:rPr>
      </w:pPr>
      <w:r w:rsidRPr="00951ED1">
        <w:rPr>
          <w:rFonts w:cs="Calibri"/>
          <w:b/>
          <w:color w:val="000000"/>
          <w:sz w:val="24"/>
          <w:szCs w:val="24"/>
        </w:rPr>
        <w:t>Figure 4.</w:t>
      </w:r>
      <w:r w:rsidRPr="00951ED1">
        <w:rPr>
          <w:rFonts w:cs="Calibri"/>
          <w:color w:val="000000"/>
          <w:sz w:val="24"/>
          <w:szCs w:val="24"/>
        </w:rPr>
        <w:t xml:space="preserve"> The three dimensional area of seafloor exposed to ‘biologically active’ blue (</w:t>
      </w:r>
      <w:proofErr w:type="gramStart"/>
      <w:r w:rsidRPr="00951ED1">
        <w:rPr>
          <w:rFonts w:cs="Calibri"/>
          <w:color w:val="000000"/>
          <w:sz w:val="24"/>
          <w:szCs w:val="24"/>
        </w:rPr>
        <w:t>B,F</w:t>
      </w:r>
      <w:proofErr w:type="gramEnd"/>
      <w:r w:rsidRPr="00951ED1">
        <w:rPr>
          <w:rFonts w:cs="Calibri"/>
          <w:color w:val="000000"/>
          <w:sz w:val="24"/>
          <w:szCs w:val="24"/>
        </w:rPr>
        <w:t>), green (C,G) and red (D,H) artificial light at night at Mean Low Water Spring (MLWS) and Mean High Water Spring (MHWS) tide in Plymouth Sound and the Tamar Estuary under cl</w:t>
      </w:r>
      <w:r w:rsidR="005F0F9A" w:rsidRPr="00951ED1">
        <w:rPr>
          <w:rFonts w:cs="Calibri"/>
          <w:color w:val="000000"/>
          <w:sz w:val="24"/>
          <w:szCs w:val="24"/>
        </w:rPr>
        <w:t>ear</w:t>
      </w:r>
      <w:r w:rsidRPr="00951ED1">
        <w:rPr>
          <w:rFonts w:cs="Calibri"/>
          <w:color w:val="000000"/>
          <w:sz w:val="24"/>
          <w:szCs w:val="24"/>
        </w:rPr>
        <w:t xml:space="preserve"> conditions. </w:t>
      </w:r>
      <w:r w:rsidR="000A1FF6" w:rsidRPr="00951ED1">
        <w:rPr>
          <w:rFonts w:cs="Calibri"/>
          <w:color w:val="000000"/>
          <w:sz w:val="24"/>
          <w:szCs w:val="24"/>
        </w:rPr>
        <w:t xml:space="preserve">Legend indicates bathymetric depth (m) at the given datums. </w:t>
      </w:r>
      <w:r w:rsidRPr="00951ED1">
        <w:rPr>
          <w:rFonts w:cs="Calibri"/>
          <w:color w:val="000000"/>
          <w:sz w:val="24"/>
          <w:szCs w:val="24"/>
        </w:rPr>
        <w:t xml:space="preserve">White space within the survey region (dashed line) indicates exposure at ALAN irradiances below the biological threshold. </w:t>
      </w:r>
      <w:r w:rsidR="000A1FF6" w:rsidRPr="00951ED1">
        <w:rPr>
          <w:rFonts w:cs="Calibri"/>
          <w:color w:val="000000"/>
          <w:sz w:val="24"/>
          <w:szCs w:val="24"/>
        </w:rPr>
        <w:t>Numbers inset indicate the percentage of the 3D seafloor region (</w:t>
      </w:r>
      <w:proofErr w:type="gramStart"/>
      <w:r w:rsidR="000A1FF6" w:rsidRPr="00951ED1">
        <w:rPr>
          <w:rFonts w:cs="Calibri"/>
          <w:color w:val="000000"/>
          <w:sz w:val="24"/>
          <w:szCs w:val="24"/>
        </w:rPr>
        <w:t>A,E</w:t>
      </w:r>
      <w:proofErr w:type="gramEnd"/>
      <w:r w:rsidR="000A1FF6" w:rsidRPr="00951ED1">
        <w:rPr>
          <w:rFonts w:cs="Calibri"/>
          <w:color w:val="000000"/>
          <w:sz w:val="24"/>
          <w:szCs w:val="24"/>
        </w:rPr>
        <w:t>) exposed.</w:t>
      </w:r>
    </w:p>
    <w:p w14:paraId="79B93E2B" w14:textId="77777777" w:rsidR="003E04B9" w:rsidRPr="00951ED1" w:rsidRDefault="003E04B9" w:rsidP="00A97E68">
      <w:pPr>
        <w:spacing w:line="240" w:lineRule="auto"/>
        <w:rPr>
          <w:rFonts w:cs="Calibri"/>
          <w:color w:val="000000"/>
          <w:sz w:val="24"/>
          <w:szCs w:val="24"/>
        </w:rPr>
      </w:pPr>
    </w:p>
    <w:p w14:paraId="5292E158" w14:textId="77777777" w:rsidR="002040B6" w:rsidRPr="00951ED1" w:rsidRDefault="002040B6" w:rsidP="00951ED1">
      <w:pPr>
        <w:pStyle w:val="Heading1"/>
      </w:pPr>
      <w:commentRangeStart w:id="41"/>
      <w:r w:rsidRPr="00951ED1">
        <w:t>Discussion</w:t>
      </w:r>
      <w:commentRangeEnd w:id="41"/>
      <w:r w:rsidR="006F630A">
        <w:rPr>
          <w:rStyle w:val="CommentReference"/>
          <w:rFonts w:cs="Times New Roman"/>
          <w:color w:val="auto"/>
        </w:rPr>
        <w:commentReference w:id="41"/>
      </w:r>
    </w:p>
    <w:p w14:paraId="67DBD232" w14:textId="603CB77C" w:rsidR="00603AE8" w:rsidRPr="00951ED1" w:rsidRDefault="002F44A2" w:rsidP="003702B4">
      <w:pPr>
        <w:spacing w:line="480" w:lineRule="auto"/>
        <w:rPr>
          <w:rFonts w:cs="Calibri"/>
          <w:color w:val="000000"/>
          <w:sz w:val="24"/>
          <w:szCs w:val="24"/>
        </w:rPr>
      </w:pPr>
      <w:r w:rsidRPr="00951ED1">
        <w:rPr>
          <w:rFonts w:cs="Calibri"/>
          <w:color w:val="000000"/>
          <w:sz w:val="24"/>
          <w:szCs w:val="24"/>
        </w:rPr>
        <w:t>Exposure to</w:t>
      </w:r>
      <w:r w:rsidR="003702B4" w:rsidRPr="00951ED1">
        <w:rPr>
          <w:rFonts w:cs="Calibri"/>
          <w:color w:val="000000"/>
          <w:sz w:val="24"/>
          <w:szCs w:val="24"/>
        </w:rPr>
        <w:t xml:space="preserve"> artificial light at night in marine habitats </w:t>
      </w:r>
      <w:r w:rsidR="00DA402F" w:rsidRPr="00951ED1">
        <w:rPr>
          <w:rFonts w:cs="Calibri"/>
          <w:color w:val="000000"/>
          <w:sz w:val="24"/>
          <w:szCs w:val="24"/>
        </w:rPr>
        <w:t xml:space="preserve">has been documented in few locations </w:t>
      </w:r>
      <w:r w:rsidR="00DA402F" w:rsidRPr="00951ED1">
        <w:rPr>
          <w:rFonts w:cs="Calibri"/>
          <w:noProof/>
          <w:color w:val="000000"/>
          <w:sz w:val="24"/>
          <w:szCs w:val="24"/>
        </w:rPr>
        <w:t>(although see Tamir</w:t>
      </w:r>
      <w:r w:rsidR="00126877" w:rsidRPr="00951ED1">
        <w:rPr>
          <w:rFonts w:cs="Calibri"/>
          <w:noProof/>
          <w:color w:val="000000"/>
          <w:sz w:val="24"/>
          <w:szCs w:val="24"/>
        </w:rPr>
        <w:t xml:space="preserve"> et al.</w:t>
      </w:r>
      <w:r w:rsidR="00DA402F" w:rsidRPr="00951ED1">
        <w:rPr>
          <w:rFonts w:cs="Calibri"/>
          <w:noProof/>
          <w:color w:val="000000"/>
          <w:sz w:val="24"/>
          <w:szCs w:val="24"/>
        </w:rPr>
        <w:t>, 2017)</w:t>
      </w:r>
      <w:r w:rsidR="00DA402F" w:rsidRPr="00951ED1">
        <w:rPr>
          <w:rFonts w:cs="Calibri"/>
          <w:color w:val="000000"/>
          <w:sz w:val="24"/>
          <w:szCs w:val="24"/>
        </w:rPr>
        <w:t>, and the extent to which biologically relevant</w:t>
      </w:r>
      <w:r w:rsidR="00603AE8" w:rsidRPr="00951ED1">
        <w:rPr>
          <w:rFonts w:cs="Calibri"/>
          <w:color w:val="000000"/>
          <w:sz w:val="24"/>
          <w:szCs w:val="24"/>
        </w:rPr>
        <w:t xml:space="preserve"> artificial light</w:t>
      </w:r>
      <w:r w:rsidR="00DA402F" w:rsidRPr="00951ED1">
        <w:rPr>
          <w:rFonts w:cs="Calibri"/>
          <w:color w:val="000000"/>
          <w:sz w:val="24"/>
          <w:szCs w:val="24"/>
        </w:rPr>
        <w:t xml:space="preserve"> is prevalent on the seafloor has</w:t>
      </w:r>
      <w:r w:rsidR="003702B4" w:rsidRPr="00951ED1">
        <w:rPr>
          <w:rFonts w:cs="Calibri"/>
          <w:color w:val="000000"/>
          <w:sz w:val="24"/>
          <w:szCs w:val="24"/>
        </w:rPr>
        <w:t>, to our knowledge,</w:t>
      </w:r>
      <w:r w:rsidR="00DA402F" w:rsidRPr="00951ED1">
        <w:rPr>
          <w:rFonts w:cs="Calibri"/>
          <w:color w:val="000000"/>
          <w:sz w:val="24"/>
          <w:szCs w:val="24"/>
        </w:rPr>
        <w:t xml:space="preserve"> not been quantified anywhere in the world. O</w:t>
      </w:r>
      <w:r w:rsidR="003702B4" w:rsidRPr="00951ED1">
        <w:rPr>
          <w:rFonts w:cs="Calibri"/>
          <w:color w:val="000000"/>
          <w:sz w:val="24"/>
          <w:szCs w:val="24"/>
        </w:rPr>
        <w:t>ur results demonstrate that</w:t>
      </w:r>
      <w:r w:rsidR="00DA402F" w:rsidRPr="00951ED1">
        <w:rPr>
          <w:rFonts w:cs="Calibri"/>
          <w:color w:val="000000"/>
          <w:sz w:val="24"/>
          <w:szCs w:val="24"/>
        </w:rPr>
        <w:t xml:space="preserve"> artificial light from coastal urban centres is widespread </w:t>
      </w:r>
      <w:r w:rsidR="00DA402F" w:rsidRPr="00951ED1">
        <w:rPr>
          <w:rFonts w:cs="Calibri"/>
          <w:color w:val="000000"/>
          <w:sz w:val="24"/>
          <w:szCs w:val="24"/>
        </w:rPr>
        <w:lastRenderedPageBreak/>
        <w:t>across the sea surface, sub surface and seafloor of adj</w:t>
      </w:r>
      <w:r w:rsidRPr="00951ED1">
        <w:rPr>
          <w:rFonts w:cs="Calibri"/>
          <w:color w:val="000000"/>
          <w:sz w:val="24"/>
          <w:szCs w:val="24"/>
        </w:rPr>
        <w:t>acent marine habitats</w:t>
      </w:r>
      <w:r w:rsidR="00DA402F" w:rsidRPr="00951ED1">
        <w:rPr>
          <w:rFonts w:cs="Calibri"/>
          <w:color w:val="000000"/>
          <w:sz w:val="24"/>
          <w:szCs w:val="24"/>
        </w:rPr>
        <w:t>. The</w:t>
      </w:r>
      <w:r w:rsidRPr="00951ED1">
        <w:rPr>
          <w:rFonts w:cs="Calibri"/>
          <w:color w:val="000000"/>
          <w:sz w:val="24"/>
          <w:szCs w:val="24"/>
        </w:rPr>
        <w:t xml:space="preserve"> areas exposed are non-trivial. </w:t>
      </w:r>
      <w:r w:rsidR="00FF7D8E" w:rsidRPr="00951ED1">
        <w:rPr>
          <w:rFonts w:cs="Calibri"/>
          <w:color w:val="000000"/>
          <w:sz w:val="24"/>
          <w:szCs w:val="24"/>
        </w:rPr>
        <w:t>U</w:t>
      </w:r>
      <w:r w:rsidRPr="00951ED1">
        <w:rPr>
          <w:rFonts w:cs="Calibri"/>
          <w:color w:val="000000"/>
          <w:sz w:val="24"/>
          <w:szCs w:val="24"/>
        </w:rPr>
        <w:t xml:space="preserve">p to 76% of the sea floor </w:t>
      </w:r>
      <w:r w:rsidR="00386948">
        <w:rPr>
          <w:rFonts w:cs="Calibri"/>
          <w:color w:val="000000"/>
          <w:sz w:val="24"/>
          <w:szCs w:val="24"/>
        </w:rPr>
        <w:t xml:space="preserve">in the survey region </w:t>
      </w:r>
      <w:r w:rsidRPr="00951ED1">
        <w:rPr>
          <w:rFonts w:cs="Calibri"/>
          <w:color w:val="000000"/>
          <w:sz w:val="24"/>
          <w:szCs w:val="24"/>
        </w:rPr>
        <w:t xml:space="preserve">was exposed to </w:t>
      </w:r>
      <w:r w:rsidR="008A43C6" w:rsidRPr="00951ED1">
        <w:rPr>
          <w:rFonts w:cs="Calibri"/>
          <w:color w:val="000000"/>
          <w:sz w:val="24"/>
          <w:szCs w:val="24"/>
        </w:rPr>
        <w:t>biologically relevant</w:t>
      </w:r>
      <w:r w:rsidRPr="00951ED1">
        <w:rPr>
          <w:rFonts w:cs="Calibri"/>
          <w:color w:val="000000"/>
          <w:sz w:val="24"/>
          <w:szCs w:val="24"/>
        </w:rPr>
        <w:t xml:space="preserve"> artificial light</w:t>
      </w:r>
      <w:r w:rsidR="00C94462" w:rsidRPr="00951ED1">
        <w:rPr>
          <w:rFonts w:cs="Calibri"/>
          <w:color w:val="000000"/>
          <w:sz w:val="24"/>
          <w:szCs w:val="24"/>
        </w:rPr>
        <w:t>.</w:t>
      </w:r>
      <w:r w:rsidR="00C94462" w:rsidRPr="00951ED1">
        <w:rPr>
          <w:color w:val="000000"/>
          <w:sz w:val="24"/>
          <w:szCs w:val="24"/>
        </w:rPr>
        <w:t xml:space="preserve"> </w:t>
      </w:r>
      <w:r w:rsidR="00603AE8" w:rsidRPr="00951ED1">
        <w:rPr>
          <w:rFonts w:cs="Calibri"/>
          <w:color w:val="000000"/>
          <w:sz w:val="24"/>
          <w:szCs w:val="24"/>
        </w:rPr>
        <w:t xml:space="preserve">Plymouth is one coastal city </w:t>
      </w:r>
      <w:r w:rsidR="003702B4" w:rsidRPr="00951ED1">
        <w:rPr>
          <w:rFonts w:cs="Calibri"/>
          <w:color w:val="000000"/>
          <w:sz w:val="24"/>
          <w:szCs w:val="24"/>
        </w:rPr>
        <w:t xml:space="preserve">with a population of 240,000 </w:t>
      </w:r>
      <w:r w:rsidR="00603AE8" w:rsidRPr="00951ED1">
        <w:rPr>
          <w:rFonts w:cs="Calibri"/>
          <w:color w:val="000000"/>
          <w:sz w:val="24"/>
          <w:szCs w:val="24"/>
        </w:rPr>
        <w:t xml:space="preserve">people. Given that 75% of the world's megacities (populations </w:t>
      </w:r>
      <w:r w:rsidR="00C94462" w:rsidRPr="00951ED1">
        <w:rPr>
          <w:rFonts w:cs="Calibri"/>
          <w:color w:val="000000"/>
          <w:sz w:val="24"/>
          <w:szCs w:val="24"/>
        </w:rPr>
        <w:t>&gt;</w:t>
      </w:r>
      <w:r w:rsidR="00603AE8" w:rsidRPr="00951ED1">
        <w:rPr>
          <w:rFonts w:cs="Calibri"/>
          <w:color w:val="000000"/>
          <w:sz w:val="24"/>
          <w:szCs w:val="24"/>
        </w:rPr>
        <w:t xml:space="preserve">10 million) are </w:t>
      </w:r>
      <w:r w:rsidR="003702B4" w:rsidRPr="00951ED1">
        <w:rPr>
          <w:rFonts w:cs="Calibri"/>
          <w:color w:val="000000"/>
          <w:sz w:val="24"/>
          <w:szCs w:val="24"/>
        </w:rPr>
        <w:t xml:space="preserve">now located in coastal regions </w:t>
      </w:r>
      <w:r w:rsidR="003702B4" w:rsidRPr="00951ED1">
        <w:rPr>
          <w:rFonts w:cs="Calibri"/>
          <w:noProof/>
          <w:color w:val="000000"/>
          <w:sz w:val="24"/>
          <w:szCs w:val="24"/>
        </w:rPr>
        <w:t>(Luijendijk et al., 2018)</w:t>
      </w:r>
      <w:r w:rsidR="003702B4" w:rsidRPr="00951ED1">
        <w:rPr>
          <w:rFonts w:cs="Calibri"/>
          <w:color w:val="000000"/>
          <w:sz w:val="24"/>
          <w:szCs w:val="24"/>
        </w:rPr>
        <w:t xml:space="preserve"> and costal populations are projected to more than double by 2060 </w:t>
      </w:r>
      <w:r w:rsidR="003702B4" w:rsidRPr="00951ED1">
        <w:rPr>
          <w:rFonts w:cs="Calibri"/>
          <w:noProof/>
          <w:color w:val="000000"/>
          <w:sz w:val="24"/>
          <w:szCs w:val="24"/>
        </w:rPr>
        <w:t>(Neumann et al., 2015)</w:t>
      </w:r>
      <w:r w:rsidR="00603AE8" w:rsidRPr="00951ED1">
        <w:rPr>
          <w:rFonts w:cs="Calibri"/>
          <w:color w:val="000000"/>
          <w:sz w:val="24"/>
          <w:szCs w:val="24"/>
        </w:rPr>
        <w:t xml:space="preserve">, </w:t>
      </w:r>
      <w:proofErr w:type="gramStart"/>
      <w:r w:rsidR="00603AE8" w:rsidRPr="00951ED1">
        <w:rPr>
          <w:rFonts w:cs="Calibri"/>
          <w:color w:val="000000"/>
          <w:sz w:val="24"/>
          <w:szCs w:val="24"/>
        </w:rPr>
        <w:t>it</w:t>
      </w:r>
      <w:r w:rsidRPr="00951ED1">
        <w:rPr>
          <w:rFonts w:cs="Calibri"/>
          <w:color w:val="000000"/>
          <w:sz w:val="24"/>
          <w:szCs w:val="24"/>
        </w:rPr>
        <w:t xml:space="preserve"> is clear that </w:t>
      </w:r>
      <w:r w:rsidR="009B0D07" w:rsidRPr="00951ED1">
        <w:rPr>
          <w:rFonts w:cs="Calibri"/>
          <w:color w:val="000000"/>
          <w:sz w:val="24"/>
          <w:szCs w:val="24"/>
        </w:rPr>
        <w:t>biologically</w:t>
      </w:r>
      <w:proofErr w:type="gramEnd"/>
      <w:r w:rsidR="009B0D07" w:rsidRPr="00951ED1">
        <w:rPr>
          <w:rFonts w:cs="Calibri"/>
          <w:color w:val="000000"/>
          <w:sz w:val="24"/>
          <w:szCs w:val="24"/>
        </w:rPr>
        <w:t xml:space="preserve"> relevant </w:t>
      </w:r>
      <w:r w:rsidRPr="00951ED1">
        <w:rPr>
          <w:rFonts w:cs="Calibri"/>
          <w:color w:val="000000"/>
          <w:sz w:val="24"/>
          <w:szCs w:val="24"/>
        </w:rPr>
        <w:t xml:space="preserve">light pollution </w:t>
      </w:r>
      <w:r w:rsidR="009B0D07" w:rsidRPr="00951ED1">
        <w:rPr>
          <w:rFonts w:cs="Calibri"/>
          <w:color w:val="000000"/>
          <w:sz w:val="24"/>
          <w:szCs w:val="24"/>
        </w:rPr>
        <w:t xml:space="preserve">on the seafloor is </w:t>
      </w:r>
      <w:r w:rsidR="00603AE8" w:rsidRPr="00951ED1">
        <w:rPr>
          <w:rFonts w:cs="Calibri"/>
          <w:color w:val="000000"/>
          <w:sz w:val="24"/>
          <w:szCs w:val="24"/>
        </w:rPr>
        <w:t>likely to be globally</w:t>
      </w:r>
      <w:r w:rsidRPr="00951ED1">
        <w:rPr>
          <w:rFonts w:cs="Calibri"/>
          <w:color w:val="000000"/>
          <w:sz w:val="24"/>
          <w:szCs w:val="24"/>
        </w:rPr>
        <w:t xml:space="preserve"> widespread</w:t>
      </w:r>
      <w:ins w:id="42" w:author="Tim Smyth" w:date="2019-12-05T12:00:00Z">
        <w:r w:rsidR="006F630A">
          <w:rPr>
            <w:rFonts w:cs="Calibri"/>
            <w:color w:val="000000"/>
            <w:sz w:val="24"/>
            <w:szCs w:val="24"/>
          </w:rPr>
          <w:t xml:space="preserve"> </w:t>
        </w:r>
      </w:ins>
      <w:del w:id="43" w:author="Tim Smyth" w:date="2019-12-05T12:00:00Z">
        <w:r w:rsidR="009B0D07" w:rsidRPr="00951ED1" w:rsidDel="006F630A">
          <w:rPr>
            <w:rFonts w:cs="Calibri"/>
            <w:color w:val="000000"/>
            <w:sz w:val="24"/>
            <w:szCs w:val="24"/>
          </w:rPr>
          <w:delText xml:space="preserve">, </w:delText>
        </w:r>
      </w:del>
      <w:r w:rsidR="009B0D07" w:rsidRPr="00951ED1">
        <w:rPr>
          <w:rFonts w:cs="Calibri"/>
          <w:color w:val="000000"/>
          <w:sz w:val="24"/>
          <w:szCs w:val="24"/>
        </w:rPr>
        <w:t>and increasing in intensity and extent</w:t>
      </w:r>
      <w:r w:rsidR="00C94462" w:rsidRPr="00951ED1">
        <w:rPr>
          <w:rFonts w:cs="Calibri"/>
          <w:color w:val="000000"/>
          <w:sz w:val="24"/>
          <w:szCs w:val="24"/>
        </w:rPr>
        <w:t>.</w:t>
      </w:r>
    </w:p>
    <w:p w14:paraId="771BB136" w14:textId="6C578C19" w:rsidR="005411D1" w:rsidRPr="00951ED1" w:rsidRDefault="005411D1" w:rsidP="005411D1">
      <w:pPr>
        <w:pStyle w:val="ListParagraph"/>
        <w:spacing w:line="480" w:lineRule="auto"/>
        <w:ind w:left="0"/>
        <w:jc w:val="both"/>
        <w:rPr>
          <w:rFonts w:cs="Calibri"/>
          <w:color w:val="000000"/>
          <w:sz w:val="24"/>
          <w:szCs w:val="24"/>
        </w:rPr>
      </w:pPr>
      <w:r w:rsidRPr="00951ED1">
        <w:rPr>
          <w:rFonts w:cs="Calibri"/>
          <w:color w:val="000000"/>
          <w:sz w:val="24"/>
          <w:szCs w:val="24"/>
        </w:rPr>
        <w:t xml:space="preserve">Manipulative experiments have already demonstrated that artificially illuminating marine organisms at night to intensities commonly encountered in the real world can alter the structure of marine ecosystems </w:t>
      </w:r>
      <w:r w:rsidR="00843440" w:rsidRPr="00951ED1">
        <w:rPr>
          <w:rFonts w:cs="Calibri"/>
          <w:noProof/>
          <w:color w:val="000000"/>
          <w:sz w:val="24"/>
          <w:szCs w:val="24"/>
        </w:rPr>
        <w:t>(Davies et al., 2015; Garratt</w:t>
      </w:r>
      <w:r w:rsidR="00126877" w:rsidRPr="00951ED1">
        <w:rPr>
          <w:rFonts w:cs="Calibri"/>
          <w:noProof/>
          <w:color w:val="000000"/>
          <w:sz w:val="24"/>
          <w:szCs w:val="24"/>
        </w:rPr>
        <w:t xml:space="preserve"> et al.</w:t>
      </w:r>
      <w:r w:rsidR="00843440" w:rsidRPr="00951ED1">
        <w:rPr>
          <w:rFonts w:cs="Calibri"/>
          <w:noProof/>
          <w:color w:val="000000"/>
          <w:sz w:val="24"/>
          <w:szCs w:val="24"/>
        </w:rPr>
        <w:t>, 2019)</w:t>
      </w:r>
      <w:r w:rsidRPr="00951ED1">
        <w:rPr>
          <w:rFonts w:cs="Calibri"/>
          <w:color w:val="000000"/>
          <w:sz w:val="24"/>
          <w:szCs w:val="24"/>
        </w:rPr>
        <w:t>, and trophic interactions</w:t>
      </w:r>
      <w:r w:rsidR="00FF7D8E" w:rsidRPr="00951ED1">
        <w:rPr>
          <w:rFonts w:cs="Calibri"/>
          <w:color w:val="000000"/>
          <w:sz w:val="24"/>
          <w:szCs w:val="24"/>
        </w:rPr>
        <w:t xml:space="preserve"> between marine organisms</w:t>
      </w:r>
      <w:r w:rsidRPr="00951ED1">
        <w:rPr>
          <w:rFonts w:cs="Calibri"/>
          <w:color w:val="000000"/>
          <w:sz w:val="24"/>
          <w:szCs w:val="24"/>
        </w:rPr>
        <w:t xml:space="preserve"> </w:t>
      </w:r>
      <w:r w:rsidRPr="00951ED1">
        <w:rPr>
          <w:rFonts w:cs="Calibri"/>
          <w:noProof/>
          <w:color w:val="000000"/>
          <w:sz w:val="24"/>
          <w:szCs w:val="24"/>
        </w:rPr>
        <w:t>(Bolton et al., 2017; Underwood</w:t>
      </w:r>
      <w:r w:rsidR="00126877" w:rsidRPr="00951ED1">
        <w:rPr>
          <w:rFonts w:cs="Calibri"/>
          <w:noProof/>
          <w:color w:val="000000"/>
          <w:sz w:val="24"/>
          <w:szCs w:val="24"/>
        </w:rPr>
        <w:t xml:space="preserve"> et al. </w:t>
      </w:r>
      <w:r w:rsidRPr="00951ED1">
        <w:rPr>
          <w:rFonts w:cs="Calibri"/>
          <w:noProof/>
          <w:color w:val="000000"/>
          <w:sz w:val="24"/>
          <w:szCs w:val="24"/>
        </w:rPr>
        <w:t>, 2017)</w:t>
      </w:r>
      <w:r w:rsidRPr="00951ED1">
        <w:rPr>
          <w:rFonts w:cs="Calibri"/>
          <w:color w:val="000000"/>
          <w:sz w:val="24"/>
          <w:szCs w:val="24"/>
        </w:rPr>
        <w:t xml:space="preserve">. The physiology, survival, reproduction and movement of marine fish </w:t>
      </w:r>
      <w:r w:rsidR="000672E1" w:rsidRPr="00951ED1">
        <w:rPr>
          <w:rFonts w:cs="Calibri"/>
          <w:noProof/>
          <w:color w:val="000000"/>
          <w:sz w:val="24"/>
          <w:szCs w:val="24"/>
        </w:rPr>
        <w:t>(Becker</w:t>
      </w:r>
      <w:r w:rsidR="00F94544" w:rsidRPr="00951ED1">
        <w:rPr>
          <w:rFonts w:cs="Calibri"/>
          <w:noProof/>
          <w:color w:val="000000"/>
          <w:sz w:val="24"/>
          <w:szCs w:val="24"/>
        </w:rPr>
        <w:t xml:space="preserve"> et al.</w:t>
      </w:r>
      <w:r w:rsidR="000672E1" w:rsidRPr="00951ED1">
        <w:rPr>
          <w:rFonts w:cs="Calibri"/>
          <w:noProof/>
          <w:color w:val="000000"/>
          <w:sz w:val="24"/>
          <w:szCs w:val="24"/>
        </w:rPr>
        <w:t>, 2012; Pulgar et al., 2019; Szekeres et al., 2017)</w:t>
      </w:r>
      <w:r w:rsidRPr="00951ED1">
        <w:rPr>
          <w:rFonts w:cs="Calibri"/>
          <w:color w:val="000000"/>
          <w:sz w:val="24"/>
          <w:szCs w:val="24"/>
        </w:rPr>
        <w:t xml:space="preserve">, turtles </w:t>
      </w:r>
      <w:r w:rsidRPr="00951ED1">
        <w:rPr>
          <w:rFonts w:cs="Calibri"/>
          <w:noProof/>
          <w:color w:val="000000"/>
          <w:sz w:val="24"/>
          <w:szCs w:val="24"/>
        </w:rPr>
        <w:t>(Kamrowski</w:t>
      </w:r>
      <w:r w:rsidR="00F94544" w:rsidRPr="00951ED1">
        <w:rPr>
          <w:rFonts w:cs="Calibri"/>
          <w:noProof/>
          <w:color w:val="000000"/>
          <w:sz w:val="24"/>
          <w:szCs w:val="24"/>
        </w:rPr>
        <w:t xml:space="preserve"> et al. </w:t>
      </w:r>
      <w:r w:rsidRPr="00951ED1">
        <w:rPr>
          <w:rFonts w:cs="Calibri"/>
          <w:noProof/>
          <w:color w:val="000000"/>
          <w:sz w:val="24"/>
          <w:szCs w:val="24"/>
        </w:rPr>
        <w:t xml:space="preserve"> 2012; Witherington &amp; Bjorndal, 1991)</w:t>
      </w:r>
      <w:r w:rsidRPr="00951ED1">
        <w:rPr>
          <w:rFonts w:cs="Calibri"/>
          <w:color w:val="000000"/>
          <w:sz w:val="24"/>
          <w:szCs w:val="24"/>
        </w:rPr>
        <w:t xml:space="preserve">, birds </w:t>
      </w:r>
      <w:r w:rsidRPr="00951ED1">
        <w:rPr>
          <w:rFonts w:cs="Calibri"/>
          <w:noProof/>
          <w:color w:val="000000"/>
          <w:sz w:val="24"/>
          <w:szCs w:val="24"/>
        </w:rPr>
        <w:t>(Dwyer</w:t>
      </w:r>
      <w:r w:rsidR="00F94544" w:rsidRPr="00951ED1">
        <w:rPr>
          <w:rFonts w:cs="Calibri"/>
          <w:noProof/>
          <w:color w:val="000000"/>
          <w:sz w:val="24"/>
          <w:szCs w:val="24"/>
        </w:rPr>
        <w:t xml:space="preserve"> et al.</w:t>
      </w:r>
      <w:r w:rsidRPr="00951ED1">
        <w:rPr>
          <w:rFonts w:cs="Calibri"/>
          <w:noProof/>
          <w:color w:val="000000"/>
          <w:sz w:val="24"/>
          <w:szCs w:val="24"/>
        </w:rPr>
        <w:t>, 2013)</w:t>
      </w:r>
      <w:r w:rsidRPr="00951ED1">
        <w:rPr>
          <w:rFonts w:cs="Calibri"/>
          <w:color w:val="000000"/>
          <w:sz w:val="24"/>
          <w:szCs w:val="24"/>
        </w:rPr>
        <w:t xml:space="preserve">, corals </w:t>
      </w:r>
      <w:r w:rsidRPr="00951ED1">
        <w:rPr>
          <w:rFonts w:cs="Calibri"/>
          <w:noProof/>
          <w:color w:val="000000"/>
          <w:sz w:val="24"/>
          <w:szCs w:val="24"/>
        </w:rPr>
        <w:t>(Ayalon</w:t>
      </w:r>
      <w:r w:rsidR="00F94544" w:rsidRPr="00951ED1">
        <w:rPr>
          <w:rFonts w:cs="Calibri"/>
          <w:noProof/>
          <w:color w:val="000000"/>
          <w:sz w:val="24"/>
          <w:szCs w:val="24"/>
        </w:rPr>
        <w:t xml:space="preserve"> et al.</w:t>
      </w:r>
      <w:r w:rsidRPr="00951ED1">
        <w:rPr>
          <w:rFonts w:cs="Calibri"/>
          <w:noProof/>
          <w:color w:val="000000"/>
          <w:sz w:val="24"/>
          <w:szCs w:val="24"/>
        </w:rPr>
        <w:t>, 2019; Kaniewska</w:t>
      </w:r>
      <w:r w:rsidR="00F94544" w:rsidRPr="00951ED1">
        <w:rPr>
          <w:rFonts w:cs="Calibri"/>
          <w:noProof/>
          <w:color w:val="000000"/>
          <w:sz w:val="24"/>
          <w:szCs w:val="24"/>
        </w:rPr>
        <w:t xml:space="preserve"> et al.</w:t>
      </w:r>
      <w:r w:rsidRPr="00951ED1">
        <w:rPr>
          <w:rFonts w:cs="Calibri"/>
          <w:noProof/>
          <w:color w:val="000000"/>
          <w:sz w:val="24"/>
          <w:szCs w:val="24"/>
        </w:rPr>
        <w:t>, , 2015)</w:t>
      </w:r>
      <w:r w:rsidRPr="00951ED1">
        <w:rPr>
          <w:rFonts w:cs="Calibri"/>
          <w:color w:val="000000"/>
          <w:sz w:val="24"/>
          <w:szCs w:val="24"/>
        </w:rPr>
        <w:t xml:space="preserve"> and other invertebrates </w:t>
      </w:r>
      <w:r w:rsidRPr="00951ED1">
        <w:rPr>
          <w:rFonts w:cs="Calibri"/>
          <w:noProof/>
          <w:color w:val="000000"/>
          <w:sz w:val="24"/>
          <w:szCs w:val="24"/>
        </w:rPr>
        <w:t>(Duarte et al., 2019; Manríquez et al., 2019)</w:t>
      </w:r>
      <w:r w:rsidRPr="00951ED1">
        <w:rPr>
          <w:rFonts w:cs="Calibri"/>
          <w:color w:val="000000"/>
          <w:sz w:val="24"/>
          <w:szCs w:val="24"/>
        </w:rPr>
        <w:t xml:space="preserve"> are all affected by night-time lighting. The documented effects are however, almost exclusively in response to illuminances that would be experienced </w:t>
      </w:r>
      <w:proofErr w:type="gramStart"/>
      <w:r w:rsidRPr="00951ED1">
        <w:rPr>
          <w:rFonts w:cs="Calibri"/>
          <w:color w:val="000000"/>
          <w:sz w:val="24"/>
          <w:szCs w:val="24"/>
        </w:rPr>
        <w:t>in close proximity to</w:t>
      </w:r>
      <w:proofErr w:type="gramEnd"/>
      <w:r w:rsidRPr="00951ED1">
        <w:rPr>
          <w:rFonts w:cs="Calibri"/>
          <w:color w:val="000000"/>
          <w:sz w:val="24"/>
          <w:szCs w:val="24"/>
        </w:rPr>
        <w:t xml:space="preserve"> bright light sources. Our results provide evidence that low </w:t>
      </w:r>
      <w:r w:rsidR="00FF7D8E" w:rsidRPr="00951ED1">
        <w:rPr>
          <w:rFonts w:cs="Calibri"/>
          <w:color w:val="000000"/>
          <w:sz w:val="24"/>
          <w:szCs w:val="24"/>
        </w:rPr>
        <w:t xml:space="preserve">sea surface </w:t>
      </w:r>
      <w:r w:rsidR="007420B7" w:rsidRPr="00951ED1">
        <w:rPr>
          <w:rFonts w:cs="Calibri"/>
          <w:color w:val="000000"/>
          <w:sz w:val="24"/>
          <w:szCs w:val="24"/>
        </w:rPr>
        <w:t>artificial light irradiances</w:t>
      </w:r>
      <w:r w:rsidRPr="00951ED1">
        <w:rPr>
          <w:rFonts w:cs="Calibri"/>
          <w:color w:val="000000"/>
          <w:sz w:val="24"/>
          <w:szCs w:val="24"/>
        </w:rPr>
        <w:t xml:space="preserve"> caused by sky glow can result in biologically relevant exposure levels in </w:t>
      </w:r>
      <w:r w:rsidR="008B7F98" w:rsidRPr="00951ED1">
        <w:rPr>
          <w:rFonts w:cs="Calibri"/>
          <w:color w:val="000000"/>
          <w:sz w:val="24"/>
          <w:szCs w:val="24"/>
        </w:rPr>
        <w:t xml:space="preserve">seafloor </w:t>
      </w:r>
      <w:r w:rsidRPr="00951ED1">
        <w:rPr>
          <w:rFonts w:cs="Calibri"/>
          <w:color w:val="000000"/>
          <w:sz w:val="24"/>
          <w:szCs w:val="24"/>
        </w:rPr>
        <w:t xml:space="preserve">habitats. Artificial sky glow extends the geographical influence of localised direct lighting </w:t>
      </w:r>
      <w:r w:rsidR="00FF7D8E" w:rsidRPr="00951ED1">
        <w:rPr>
          <w:rFonts w:cs="Calibri"/>
          <w:color w:val="000000"/>
          <w:sz w:val="24"/>
          <w:szCs w:val="24"/>
        </w:rPr>
        <w:t>to hundreds of</w:t>
      </w:r>
      <w:r w:rsidRPr="00951ED1">
        <w:rPr>
          <w:rFonts w:cs="Calibri"/>
          <w:color w:val="000000"/>
          <w:sz w:val="24"/>
          <w:szCs w:val="24"/>
        </w:rPr>
        <w:t xml:space="preserve"> kilometres</w:t>
      </w:r>
      <w:r w:rsidR="00FF7D8E" w:rsidRPr="00951ED1">
        <w:rPr>
          <w:rFonts w:cs="Calibri"/>
          <w:color w:val="000000"/>
          <w:sz w:val="24"/>
          <w:szCs w:val="24"/>
        </w:rPr>
        <w:t xml:space="preserve"> </w:t>
      </w:r>
      <w:r w:rsidR="00361F61" w:rsidRPr="00951ED1">
        <w:rPr>
          <w:rFonts w:cs="Calibri"/>
          <w:noProof/>
          <w:color w:val="000000"/>
          <w:sz w:val="24"/>
          <w:szCs w:val="24"/>
        </w:rPr>
        <w:t>(Falchi et al., 2016)</w:t>
      </w:r>
      <w:r w:rsidRPr="00951ED1">
        <w:rPr>
          <w:rFonts w:cs="Calibri"/>
          <w:color w:val="000000"/>
          <w:sz w:val="24"/>
          <w:szCs w:val="24"/>
        </w:rPr>
        <w:t>, suggesting that impacts on marine organisms may be widespread, and urgently need quantifying.</w:t>
      </w:r>
    </w:p>
    <w:p w14:paraId="7C6A57C7" w14:textId="22307F6C" w:rsidR="005411D1" w:rsidRPr="00951ED1" w:rsidRDefault="005411D1" w:rsidP="005411D1">
      <w:pPr>
        <w:spacing w:line="480" w:lineRule="auto"/>
        <w:rPr>
          <w:color w:val="000000"/>
          <w:sz w:val="24"/>
          <w:szCs w:val="24"/>
        </w:rPr>
      </w:pPr>
      <w:r w:rsidRPr="00951ED1">
        <w:rPr>
          <w:rFonts w:cs="Calibri"/>
          <w:color w:val="000000"/>
          <w:sz w:val="24"/>
          <w:szCs w:val="24"/>
        </w:rPr>
        <w:lastRenderedPageBreak/>
        <w:t xml:space="preserve">Satellite images have proved valuable for quantifying </w:t>
      </w:r>
      <w:r w:rsidR="007420B7" w:rsidRPr="00951ED1">
        <w:rPr>
          <w:rFonts w:cs="Calibri"/>
          <w:color w:val="000000"/>
          <w:sz w:val="24"/>
          <w:szCs w:val="24"/>
        </w:rPr>
        <w:t>the exposure of the sea surface</w:t>
      </w:r>
      <w:r w:rsidRPr="00951ED1">
        <w:rPr>
          <w:rFonts w:cs="Calibri"/>
          <w:color w:val="000000"/>
          <w:sz w:val="24"/>
          <w:szCs w:val="24"/>
        </w:rPr>
        <w:t xml:space="preserve"> and coastal regions to night-time lighting </w:t>
      </w:r>
      <w:r w:rsidR="00843440" w:rsidRPr="00951ED1">
        <w:rPr>
          <w:rFonts w:cs="Calibri"/>
          <w:noProof/>
          <w:color w:val="000000"/>
          <w:sz w:val="24"/>
          <w:szCs w:val="24"/>
        </w:rPr>
        <w:t>(Aubrecht et al., 2008; Davies et al., 2014; Mazor et al., 2013; Zhao</w:t>
      </w:r>
      <w:r w:rsidR="00F94544" w:rsidRPr="00951ED1">
        <w:rPr>
          <w:rFonts w:cs="Calibri"/>
          <w:noProof/>
          <w:color w:val="000000"/>
          <w:sz w:val="24"/>
          <w:szCs w:val="24"/>
        </w:rPr>
        <w:t xml:space="preserve"> et al.</w:t>
      </w:r>
      <w:r w:rsidR="00843440" w:rsidRPr="00951ED1">
        <w:rPr>
          <w:rFonts w:cs="Calibri"/>
          <w:noProof/>
          <w:color w:val="000000"/>
          <w:sz w:val="24"/>
          <w:szCs w:val="24"/>
        </w:rPr>
        <w:t>, 2018)</w:t>
      </w:r>
      <w:r w:rsidR="007420B7" w:rsidRPr="00951ED1">
        <w:rPr>
          <w:rFonts w:cs="Calibri"/>
          <w:color w:val="000000"/>
          <w:sz w:val="24"/>
          <w:szCs w:val="24"/>
        </w:rPr>
        <w:t>,</w:t>
      </w:r>
      <w:r w:rsidRPr="00951ED1">
        <w:rPr>
          <w:rFonts w:cs="Calibri"/>
          <w:color w:val="000000"/>
          <w:sz w:val="24"/>
          <w:szCs w:val="24"/>
        </w:rPr>
        <w:t xml:space="preserve"> however marine organism life histories play out in </w:t>
      </w:r>
      <w:r w:rsidR="008B7F98" w:rsidRPr="00951ED1">
        <w:rPr>
          <w:rFonts w:cs="Calibri"/>
          <w:color w:val="000000"/>
          <w:sz w:val="24"/>
          <w:szCs w:val="24"/>
        </w:rPr>
        <w:t xml:space="preserve">pelagic and benthic </w:t>
      </w:r>
      <w:r w:rsidRPr="00951ED1">
        <w:rPr>
          <w:rFonts w:cs="Calibri"/>
          <w:color w:val="000000"/>
          <w:sz w:val="24"/>
          <w:szCs w:val="24"/>
        </w:rPr>
        <w:t xml:space="preserve">habitats that experience artificial light undetectable to </w:t>
      </w:r>
      <w:r w:rsidR="00A060A5">
        <w:rPr>
          <w:rFonts w:cs="Calibri"/>
          <w:color w:val="000000"/>
          <w:sz w:val="24"/>
          <w:szCs w:val="24"/>
        </w:rPr>
        <w:t xml:space="preserve">satellite </w:t>
      </w:r>
      <w:r w:rsidRPr="00951ED1">
        <w:rPr>
          <w:rFonts w:cs="Calibri"/>
          <w:color w:val="000000"/>
          <w:sz w:val="24"/>
          <w:szCs w:val="24"/>
        </w:rPr>
        <w:t xml:space="preserve">remote sensing technologies. Using a combination of sea surface mapping and </w:t>
      </w:r>
      <w:r w:rsidR="00FF7D8E" w:rsidRPr="00951ED1">
        <w:rPr>
          <w:rFonts w:cs="Calibri"/>
          <w:color w:val="000000"/>
          <w:sz w:val="24"/>
          <w:szCs w:val="24"/>
        </w:rPr>
        <w:t xml:space="preserve">radiative transfer </w:t>
      </w:r>
      <w:r w:rsidRPr="00951ED1">
        <w:rPr>
          <w:rFonts w:cs="Calibri"/>
          <w:color w:val="000000"/>
          <w:sz w:val="24"/>
          <w:szCs w:val="24"/>
        </w:rPr>
        <w:t>modelling, we were able to produce high resolution</w:t>
      </w:r>
      <w:r w:rsidR="007420B7" w:rsidRPr="00951ED1">
        <w:rPr>
          <w:rFonts w:cs="Calibri"/>
          <w:color w:val="000000"/>
          <w:sz w:val="24"/>
          <w:szCs w:val="24"/>
        </w:rPr>
        <w:t xml:space="preserve"> (10m)</w:t>
      </w:r>
      <w:r w:rsidRPr="00951ED1">
        <w:rPr>
          <w:rFonts w:cs="Calibri"/>
          <w:color w:val="000000"/>
          <w:sz w:val="24"/>
          <w:szCs w:val="24"/>
        </w:rPr>
        <w:t xml:space="preserve"> maps of </w:t>
      </w:r>
      <w:r w:rsidRPr="00951ED1">
        <w:rPr>
          <w:color w:val="000000"/>
          <w:sz w:val="24"/>
          <w:szCs w:val="24"/>
        </w:rPr>
        <w:t xml:space="preserve">artificial light </w:t>
      </w:r>
      <w:r w:rsidR="008B7F98" w:rsidRPr="00951ED1">
        <w:rPr>
          <w:color w:val="000000"/>
          <w:sz w:val="24"/>
          <w:szCs w:val="24"/>
        </w:rPr>
        <w:t xml:space="preserve">on the seafloor </w:t>
      </w:r>
      <w:r w:rsidRPr="00951ED1">
        <w:rPr>
          <w:color w:val="000000"/>
          <w:sz w:val="24"/>
          <w:szCs w:val="24"/>
        </w:rPr>
        <w:t>that captured</w:t>
      </w:r>
      <w:r w:rsidR="002316BF" w:rsidRPr="00951ED1">
        <w:rPr>
          <w:color w:val="000000"/>
          <w:sz w:val="24"/>
          <w:szCs w:val="24"/>
        </w:rPr>
        <w:t>:</w:t>
      </w:r>
      <w:r w:rsidRPr="00951ED1">
        <w:rPr>
          <w:color w:val="000000"/>
          <w:sz w:val="24"/>
          <w:szCs w:val="24"/>
        </w:rPr>
        <w:t xml:space="preserve"> </w:t>
      </w:r>
      <w:proofErr w:type="spellStart"/>
      <w:r w:rsidRPr="00951ED1">
        <w:rPr>
          <w:color w:val="000000"/>
          <w:sz w:val="24"/>
          <w:szCs w:val="24"/>
        </w:rPr>
        <w:t>i</w:t>
      </w:r>
      <w:proofErr w:type="spellEnd"/>
      <w:r w:rsidRPr="00951ED1">
        <w:rPr>
          <w:color w:val="000000"/>
          <w:sz w:val="24"/>
          <w:szCs w:val="24"/>
        </w:rPr>
        <w:t xml:space="preserve">) the effect of wavelength and locally relevant </w:t>
      </w:r>
      <w:r w:rsidR="006C4F93" w:rsidRPr="00951ED1">
        <w:rPr>
          <w:color w:val="000000"/>
          <w:sz w:val="24"/>
          <w:szCs w:val="24"/>
        </w:rPr>
        <w:t>in</w:t>
      </w:r>
      <w:r w:rsidR="00782E41" w:rsidRPr="00951ED1">
        <w:rPr>
          <w:color w:val="000000"/>
          <w:sz w:val="24"/>
          <w:szCs w:val="24"/>
        </w:rPr>
        <w:t xml:space="preserve"> </w:t>
      </w:r>
      <w:r w:rsidRPr="00951ED1">
        <w:rPr>
          <w:color w:val="000000"/>
          <w:sz w:val="24"/>
          <w:szCs w:val="24"/>
        </w:rPr>
        <w:t>situ optical water properties on the transmission of artificial light through seawater; ii) spatially variable seabed bathymetry which affects the path length of artificial light to the seafloor; iii) temporal variability in this path length due to local tidal conditions; iv) the natural background irradiance due to stars and the Milky Way; and v) the influence of cloud cover on the sea surface distribution of artificial light.</w:t>
      </w:r>
    </w:p>
    <w:p w14:paraId="16B6748B" w14:textId="59005C48" w:rsidR="002316BF" w:rsidRPr="00951ED1" w:rsidRDefault="005411D1" w:rsidP="002316BF">
      <w:pPr>
        <w:spacing w:line="480" w:lineRule="auto"/>
        <w:rPr>
          <w:color w:val="000000"/>
          <w:sz w:val="24"/>
          <w:szCs w:val="24"/>
        </w:rPr>
      </w:pPr>
      <w:r w:rsidRPr="00951ED1">
        <w:rPr>
          <w:color w:val="000000"/>
          <w:sz w:val="24"/>
          <w:szCs w:val="24"/>
        </w:rPr>
        <w:t>We are confident that our estimates are rigorously derived, and do not overestimate exposure to artificial light in the marine habitats of the survey region. They may however underestimate artificial light exposure for the following reasons, and as such should</w:t>
      </w:r>
      <w:r w:rsidR="009B0D07" w:rsidRPr="00951ED1">
        <w:rPr>
          <w:color w:val="000000"/>
          <w:sz w:val="24"/>
          <w:szCs w:val="24"/>
        </w:rPr>
        <w:t xml:space="preserve"> be c</w:t>
      </w:r>
      <w:r w:rsidR="00A060A5">
        <w:rPr>
          <w:color w:val="000000"/>
          <w:sz w:val="24"/>
          <w:szCs w:val="24"/>
        </w:rPr>
        <w:t>onsidered conservative</w:t>
      </w:r>
      <w:r w:rsidRPr="00951ED1">
        <w:rPr>
          <w:color w:val="000000"/>
          <w:sz w:val="24"/>
          <w:szCs w:val="24"/>
        </w:rPr>
        <w:t>. Firstly, low irradiances recorded at the furthest extents of the survey region pushed the limits of our radiometers</w:t>
      </w:r>
      <w:ins w:id="44" w:author="Tim Smyth" w:date="2019-12-05T12:01:00Z">
        <w:r w:rsidR="006F630A">
          <w:rPr>
            <w:color w:val="000000"/>
            <w:sz w:val="24"/>
            <w:szCs w:val="24"/>
          </w:rPr>
          <w:t>’</w:t>
        </w:r>
      </w:ins>
      <w:r w:rsidRPr="00951ED1">
        <w:rPr>
          <w:color w:val="000000"/>
          <w:sz w:val="24"/>
          <w:szCs w:val="24"/>
        </w:rPr>
        <w:t xml:space="preserve"> sensitivity. Consequently, we may have overestimated </w:t>
      </w:r>
      <w:r w:rsidR="001076DD" w:rsidRPr="00951ED1">
        <w:rPr>
          <w:color w:val="000000"/>
          <w:sz w:val="24"/>
          <w:szCs w:val="24"/>
        </w:rPr>
        <w:t>the natural background irradiance</w:t>
      </w:r>
      <w:r w:rsidR="00A060A5">
        <w:rPr>
          <w:color w:val="000000"/>
          <w:sz w:val="24"/>
          <w:szCs w:val="24"/>
        </w:rPr>
        <w:t>s</w:t>
      </w:r>
      <w:r w:rsidRPr="00951ED1">
        <w:rPr>
          <w:color w:val="000000"/>
          <w:sz w:val="24"/>
          <w:szCs w:val="24"/>
        </w:rPr>
        <w:t xml:space="preserve"> and </w:t>
      </w:r>
      <w:r w:rsidR="001076DD" w:rsidRPr="00951ED1">
        <w:rPr>
          <w:color w:val="000000"/>
          <w:sz w:val="24"/>
          <w:szCs w:val="24"/>
        </w:rPr>
        <w:t>in correcting for these, underestimated sea surface irradiances</w:t>
      </w:r>
      <w:r w:rsidRPr="00951ED1">
        <w:rPr>
          <w:color w:val="000000"/>
          <w:sz w:val="24"/>
          <w:szCs w:val="24"/>
        </w:rPr>
        <w:t xml:space="preserve">. Secondly, our seafloor irradiances account for the optical properties of a temperate estuarine water body during </w:t>
      </w:r>
      <w:r w:rsidR="009B0D07" w:rsidRPr="00951ED1">
        <w:rPr>
          <w:color w:val="000000"/>
          <w:sz w:val="24"/>
          <w:szCs w:val="24"/>
        </w:rPr>
        <w:t xml:space="preserve">a </w:t>
      </w:r>
      <w:r w:rsidRPr="00951ED1">
        <w:rPr>
          <w:color w:val="000000"/>
          <w:sz w:val="24"/>
          <w:szCs w:val="24"/>
        </w:rPr>
        <w:t>snapshot in time, September</w:t>
      </w:r>
      <w:r w:rsidR="002316BF" w:rsidRPr="00951ED1">
        <w:rPr>
          <w:color w:val="000000"/>
          <w:sz w:val="24"/>
          <w:szCs w:val="24"/>
        </w:rPr>
        <w:t xml:space="preserve"> 2018</w:t>
      </w:r>
      <w:r w:rsidRPr="00951ED1">
        <w:rPr>
          <w:color w:val="000000"/>
          <w:sz w:val="24"/>
          <w:szCs w:val="24"/>
        </w:rPr>
        <w:t xml:space="preserve"> </w:t>
      </w:r>
      <w:ins w:id="45" w:author="Tim Smyth" w:date="2019-12-05T12:02:00Z">
        <w:r w:rsidR="006F630A">
          <w:rPr>
            <w:color w:val="000000"/>
            <w:sz w:val="24"/>
            <w:szCs w:val="24"/>
          </w:rPr>
          <w:t xml:space="preserve">during a </w:t>
        </w:r>
      </w:ins>
      <w:r w:rsidRPr="00951ED1">
        <w:rPr>
          <w:color w:val="000000"/>
          <w:sz w:val="24"/>
          <w:szCs w:val="24"/>
        </w:rPr>
        <w:t xml:space="preserve">phytoplankton </w:t>
      </w:r>
      <w:ins w:id="46" w:author="Tim Smyth" w:date="2019-12-05T12:02:00Z">
        <w:r w:rsidR="006F630A">
          <w:rPr>
            <w:color w:val="000000"/>
            <w:sz w:val="24"/>
            <w:szCs w:val="24"/>
          </w:rPr>
          <w:t>(</w:t>
        </w:r>
        <w:proofErr w:type="spellStart"/>
        <w:r w:rsidR="006F630A" w:rsidRPr="006F630A">
          <w:rPr>
            <w:i/>
            <w:color w:val="000000"/>
            <w:sz w:val="24"/>
            <w:szCs w:val="24"/>
            <w:rPrChange w:id="47" w:author="Tim Smyth" w:date="2019-12-05T12:02:00Z">
              <w:rPr>
                <w:color w:val="000000"/>
                <w:sz w:val="24"/>
                <w:szCs w:val="24"/>
              </w:rPr>
            </w:rPrChange>
          </w:rPr>
          <w:t>Noctiluca</w:t>
        </w:r>
        <w:proofErr w:type="spellEnd"/>
        <w:r w:rsidR="006F630A" w:rsidRPr="006F630A">
          <w:rPr>
            <w:i/>
            <w:color w:val="000000"/>
            <w:sz w:val="24"/>
            <w:szCs w:val="24"/>
            <w:rPrChange w:id="48" w:author="Tim Smyth" w:date="2019-12-05T12:02:00Z">
              <w:rPr>
                <w:color w:val="000000"/>
                <w:sz w:val="24"/>
                <w:szCs w:val="24"/>
              </w:rPr>
            </w:rPrChange>
          </w:rPr>
          <w:t xml:space="preserve"> Scintillans</w:t>
        </w:r>
        <w:r w:rsidR="006F630A">
          <w:rPr>
            <w:color w:val="000000"/>
            <w:sz w:val="24"/>
            <w:szCs w:val="24"/>
          </w:rPr>
          <w:t xml:space="preserve">) </w:t>
        </w:r>
      </w:ins>
      <w:r w:rsidRPr="00951ED1">
        <w:rPr>
          <w:color w:val="000000"/>
          <w:sz w:val="24"/>
          <w:szCs w:val="24"/>
        </w:rPr>
        <w:t xml:space="preserve">bloom. </w:t>
      </w:r>
      <w:r w:rsidR="002316BF" w:rsidRPr="00951ED1">
        <w:rPr>
          <w:color w:val="000000"/>
          <w:sz w:val="24"/>
          <w:szCs w:val="24"/>
        </w:rPr>
        <w:t xml:space="preserve">Water column concentrations of optically active constituents (chlorophyll, CDOM, particulates) are strongly seasonal, and even within seasons highly variable meteorological drivers such as precipitation, natural light history, wind-speed and temperature, can have a large bearing. </w:t>
      </w:r>
      <w:r w:rsidR="002316BF" w:rsidRPr="00951ED1">
        <w:rPr>
          <w:color w:val="000000"/>
          <w:sz w:val="24"/>
          <w:szCs w:val="24"/>
        </w:rPr>
        <w:lastRenderedPageBreak/>
        <w:t xml:space="preserve">The results presented here, although modelled using input measurements representative of those historically observed in this location </w:t>
      </w:r>
      <w:r w:rsidR="002316BF" w:rsidRPr="00951ED1">
        <w:rPr>
          <w:noProof/>
          <w:color w:val="000000"/>
          <w:sz w:val="24"/>
          <w:szCs w:val="24"/>
        </w:rPr>
        <w:t>(Smyth et al., 2010)</w:t>
      </w:r>
      <w:r w:rsidR="002316BF" w:rsidRPr="00951ED1">
        <w:rPr>
          <w:color w:val="000000"/>
          <w:sz w:val="24"/>
          <w:szCs w:val="24"/>
        </w:rPr>
        <w:t>, may be an underestimate for times of the year where the water column is clearer</w:t>
      </w:r>
      <w:r w:rsidR="006C4F93" w:rsidRPr="00951ED1">
        <w:rPr>
          <w:color w:val="000000"/>
          <w:sz w:val="24"/>
          <w:szCs w:val="24"/>
        </w:rPr>
        <w:t>.</w:t>
      </w:r>
      <w:r w:rsidR="002316BF" w:rsidRPr="00951ED1">
        <w:rPr>
          <w:color w:val="000000"/>
          <w:sz w:val="24"/>
          <w:szCs w:val="24"/>
        </w:rPr>
        <w:t xml:space="preserve"> </w:t>
      </w:r>
    </w:p>
    <w:p w14:paraId="70A1A6B9" w14:textId="018357A0" w:rsidR="00997D65" w:rsidRPr="00951ED1" w:rsidRDefault="005D387B" w:rsidP="003C253B">
      <w:pPr>
        <w:autoSpaceDE w:val="0"/>
        <w:autoSpaceDN w:val="0"/>
        <w:adjustRightInd w:val="0"/>
        <w:spacing w:after="0" w:line="480" w:lineRule="auto"/>
        <w:rPr>
          <w:rFonts w:cs="Calibri"/>
          <w:sz w:val="24"/>
          <w:szCs w:val="24"/>
        </w:rPr>
      </w:pPr>
      <w:r w:rsidRPr="00951ED1">
        <w:rPr>
          <w:rFonts w:cs="Calibri"/>
          <w:color w:val="000000"/>
          <w:sz w:val="24"/>
          <w:szCs w:val="24"/>
        </w:rPr>
        <w:t xml:space="preserve">Recent years have seen growing interest in </w:t>
      </w:r>
      <w:r w:rsidR="003B7FDC" w:rsidRPr="00951ED1">
        <w:rPr>
          <w:rFonts w:cs="Calibri"/>
          <w:color w:val="000000"/>
          <w:sz w:val="24"/>
          <w:szCs w:val="24"/>
        </w:rPr>
        <w:t xml:space="preserve">manipulating </w:t>
      </w:r>
      <w:r w:rsidRPr="00951ED1">
        <w:rPr>
          <w:rFonts w:cs="Calibri"/>
          <w:color w:val="000000"/>
          <w:sz w:val="24"/>
          <w:szCs w:val="24"/>
        </w:rPr>
        <w:t>LED light spectra to avoid wavelengths that give rise to undesirable ecological impacts</w:t>
      </w:r>
      <w:r w:rsidR="003B7FDC" w:rsidRPr="00951ED1">
        <w:rPr>
          <w:rFonts w:cs="Calibri"/>
          <w:color w:val="000000"/>
          <w:sz w:val="24"/>
          <w:szCs w:val="24"/>
        </w:rPr>
        <w:t xml:space="preserve"> </w:t>
      </w:r>
      <w:r w:rsidR="001A2EDD" w:rsidRPr="00951ED1">
        <w:rPr>
          <w:rFonts w:cs="Calibri"/>
          <w:noProof/>
          <w:color w:val="000000"/>
          <w:sz w:val="24"/>
          <w:szCs w:val="24"/>
        </w:rPr>
        <w:t>(Brüning</w:t>
      </w:r>
      <w:r w:rsidR="00F94544" w:rsidRPr="00951ED1">
        <w:rPr>
          <w:rFonts w:cs="Calibri"/>
          <w:noProof/>
          <w:color w:val="000000"/>
          <w:sz w:val="24"/>
          <w:szCs w:val="24"/>
        </w:rPr>
        <w:t xml:space="preserve"> et al.</w:t>
      </w:r>
      <w:r w:rsidR="001A2EDD" w:rsidRPr="00951ED1">
        <w:rPr>
          <w:rFonts w:cs="Calibri"/>
          <w:noProof/>
          <w:color w:val="000000"/>
          <w:sz w:val="24"/>
          <w:szCs w:val="24"/>
        </w:rPr>
        <w:t>, 2016; Longcore et al., 2015</w:t>
      </w:r>
      <w:r w:rsidR="00F94544" w:rsidRPr="00951ED1">
        <w:rPr>
          <w:rFonts w:cs="Calibri"/>
          <w:noProof/>
          <w:color w:val="000000"/>
          <w:sz w:val="24"/>
          <w:szCs w:val="24"/>
        </w:rPr>
        <w:t xml:space="preserve">; </w:t>
      </w:r>
      <w:r w:rsidR="001A2EDD" w:rsidRPr="00951ED1">
        <w:rPr>
          <w:rFonts w:cs="Calibri"/>
          <w:noProof/>
          <w:color w:val="000000"/>
          <w:sz w:val="24"/>
          <w:szCs w:val="24"/>
        </w:rPr>
        <w:t>2018)</w:t>
      </w:r>
      <w:r w:rsidRPr="00951ED1">
        <w:rPr>
          <w:rFonts w:cs="Calibri"/>
          <w:color w:val="000000"/>
          <w:sz w:val="24"/>
          <w:szCs w:val="24"/>
        </w:rPr>
        <w:t>. Other than a handful of notable examples</w:t>
      </w:r>
      <w:r w:rsidR="00FF7D8E" w:rsidRPr="00951ED1">
        <w:rPr>
          <w:rFonts w:cs="Calibri"/>
          <w:color w:val="000000"/>
          <w:sz w:val="24"/>
          <w:szCs w:val="24"/>
        </w:rPr>
        <w:t xml:space="preserve"> </w:t>
      </w:r>
      <w:r w:rsidR="001A2EDD" w:rsidRPr="00951ED1">
        <w:rPr>
          <w:rFonts w:cs="Calibri"/>
          <w:noProof/>
          <w:color w:val="000000"/>
          <w:sz w:val="24"/>
          <w:szCs w:val="24"/>
        </w:rPr>
        <w:t>(Rivas</w:t>
      </w:r>
      <w:r w:rsidR="00F94544" w:rsidRPr="00951ED1">
        <w:rPr>
          <w:rFonts w:cs="Calibri"/>
          <w:noProof/>
          <w:color w:val="000000"/>
          <w:sz w:val="24"/>
          <w:szCs w:val="24"/>
        </w:rPr>
        <w:t xml:space="preserve"> et al.</w:t>
      </w:r>
      <w:r w:rsidR="001A2EDD" w:rsidRPr="00951ED1">
        <w:rPr>
          <w:rFonts w:cs="Calibri"/>
          <w:noProof/>
          <w:color w:val="000000"/>
          <w:sz w:val="24"/>
          <w:szCs w:val="24"/>
        </w:rPr>
        <w:t>, , 2015)</w:t>
      </w:r>
      <w:r w:rsidRPr="00951ED1">
        <w:rPr>
          <w:rFonts w:cs="Calibri"/>
          <w:color w:val="000000"/>
          <w:sz w:val="24"/>
          <w:szCs w:val="24"/>
        </w:rPr>
        <w:t xml:space="preserve">, evidence </w:t>
      </w:r>
      <w:r w:rsidR="003B7FDC" w:rsidRPr="00951ED1">
        <w:rPr>
          <w:rFonts w:cs="Calibri"/>
          <w:color w:val="000000"/>
          <w:sz w:val="24"/>
          <w:szCs w:val="24"/>
        </w:rPr>
        <w:t xml:space="preserve">of this strategy’s </w:t>
      </w:r>
      <w:r w:rsidRPr="00951ED1">
        <w:rPr>
          <w:rFonts w:cs="Calibri"/>
          <w:color w:val="000000"/>
          <w:sz w:val="24"/>
          <w:szCs w:val="24"/>
        </w:rPr>
        <w:t>mitigation potential is lacking</w:t>
      </w:r>
      <w:r w:rsidR="001076DD" w:rsidRPr="00951ED1">
        <w:rPr>
          <w:rFonts w:cs="Calibri"/>
          <w:color w:val="000000"/>
          <w:sz w:val="24"/>
          <w:szCs w:val="24"/>
        </w:rPr>
        <w:t xml:space="preserve"> in marine ecosystems</w:t>
      </w:r>
      <w:r w:rsidRPr="00951ED1">
        <w:rPr>
          <w:rFonts w:cs="Calibri"/>
          <w:color w:val="000000"/>
          <w:sz w:val="24"/>
          <w:szCs w:val="24"/>
        </w:rPr>
        <w:t xml:space="preserve">. Our results present a compelling case for using red artificial light at night </w:t>
      </w:r>
      <w:r w:rsidR="002C01B3" w:rsidRPr="00951ED1">
        <w:rPr>
          <w:rFonts w:cs="Calibri"/>
          <w:color w:val="000000"/>
          <w:sz w:val="24"/>
          <w:szCs w:val="24"/>
        </w:rPr>
        <w:t xml:space="preserve">in coastal installations </w:t>
      </w:r>
      <w:r w:rsidRPr="00951ED1">
        <w:rPr>
          <w:rFonts w:cs="Calibri"/>
          <w:color w:val="000000"/>
          <w:sz w:val="24"/>
          <w:szCs w:val="24"/>
        </w:rPr>
        <w:t>to reduce exposure in marine habitats. Red l</w:t>
      </w:r>
      <w:r w:rsidR="00C67966" w:rsidRPr="00951ED1">
        <w:rPr>
          <w:rFonts w:cs="Calibri"/>
          <w:color w:val="000000"/>
          <w:sz w:val="24"/>
          <w:szCs w:val="24"/>
        </w:rPr>
        <w:t xml:space="preserve">ight attenuates faster in water. Given this, it is unsurprising that </w:t>
      </w:r>
      <w:r w:rsidRPr="00951ED1">
        <w:rPr>
          <w:rFonts w:cs="Calibri"/>
          <w:color w:val="000000"/>
          <w:sz w:val="24"/>
          <w:szCs w:val="24"/>
        </w:rPr>
        <w:t xml:space="preserve">0.4% of the seafloor </w:t>
      </w:r>
      <w:r w:rsidR="00C67966" w:rsidRPr="00951ED1">
        <w:rPr>
          <w:rFonts w:cs="Calibri"/>
          <w:color w:val="000000"/>
          <w:sz w:val="24"/>
          <w:szCs w:val="24"/>
        </w:rPr>
        <w:t xml:space="preserve">was </w:t>
      </w:r>
      <w:r w:rsidRPr="00951ED1">
        <w:rPr>
          <w:rFonts w:cs="Calibri"/>
          <w:color w:val="000000"/>
          <w:sz w:val="24"/>
          <w:szCs w:val="24"/>
        </w:rPr>
        <w:t xml:space="preserve">exposed to biologically relevant </w:t>
      </w:r>
      <w:r w:rsidR="00C67966" w:rsidRPr="00951ED1">
        <w:rPr>
          <w:rFonts w:cs="Calibri"/>
          <w:color w:val="000000"/>
          <w:sz w:val="24"/>
          <w:szCs w:val="24"/>
        </w:rPr>
        <w:t xml:space="preserve">red </w:t>
      </w:r>
      <w:r w:rsidRPr="00951ED1">
        <w:rPr>
          <w:rFonts w:cs="Calibri"/>
          <w:color w:val="000000"/>
          <w:sz w:val="24"/>
          <w:szCs w:val="24"/>
        </w:rPr>
        <w:t>artificial light, compared to up to 70</w:t>
      </w:r>
      <w:r w:rsidR="002C01B3" w:rsidRPr="00951ED1">
        <w:rPr>
          <w:rFonts w:cs="Calibri"/>
          <w:color w:val="000000"/>
          <w:sz w:val="24"/>
          <w:szCs w:val="24"/>
        </w:rPr>
        <w:t>%</w:t>
      </w:r>
      <w:r w:rsidR="00C67966" w:rsidRPr="00951ED1">
        <w:rPr>
          <w:rFonts w:cs="Calibri"/>
          <w:color w:val="000000"/>
          <w:sz w:val="24"/>
          <w:szCs w:val="24"/>
        </w:rPr>
        <w:t xml:space="preserve"> and 76%</w:t>
      </w:r>
      <w:r w:rsidRPr="00951ED1">
        <w:rPr>
          <w:rFonts w:cs="Calibri"/>
          <w:color w:val="000000"/>
          <w:sz w:val="24"/>
          <w:szCs w:val="24"/>
        </w:rPr>
        <w:t xml:space="preserve"> blue and green artificial light respectively. </w:t>
      </w:r>
      <w:r w:rsidR="002C01B3" w:rsidRPr="00951ED1">
        <w:rPr>
          <w:rFonts w:cs="Calibri"/>
          <w:color w:val="000000"/>
          <w:sz w:val="24"/>
          <w:szCs w:val="24"/>
        </w:rPr>
        <w:t xml:space="preserve">The persistence of these attenuation differences </w:t>
      </w:r>
      <w:r w:rsidR="00A060A5" w:rsidRPr="00951ED1">
        <w:rPr>
          <w:rFonts w:cs="Calibri"/>
          <w:color w:val="000000"/>
          <w:sz w:val="24"/>
          <w:szCs w:val="24"/>
        </w:rPr>
        <w:t xml:space="preserve">in geological time </w:t>
      </w:r>
      <w:r w:rsidR="002C01B3" w:rsidRPr="00951ED1">
        <w:rPr>
          <w:rFonts w:cs="Calibri"/>
          <w:color w:val="000000"/>
          <w:sz w:val="24"/>
          <w:szCs w:val="24"/>
        </w:rPr>
        <w:t xml:space="preserve">means that </w:t>
      </w:r>
      <w:r w:rsidR="001A2EDD" w:rsidRPr="00951ED1">
        <w:rPr>
          <w:rFonts w:cs="Calibri"/>
          <w:color w:val="000000"/>
          <w:sz w:val="24"/>
          <w:szCs w:val="24"/>
        </w:rPr>
        <w:t xml:space="preserve">many </w:t>
      </w:r>
      <w:r w:rsidR="002C01B3" w:rsidRPr="00951ED1">
        <w:rPr>
          <w:rFonts w:cs="Calibri"/>
          <w:color w:val="000000"/>
          <w:sz w:val="24"/>
          <w:szCs w:val="24"/>
        </w:rPr>
        <w:t xml:space="preserve">marine </w:t>
      </w:r>
      <w:r w:rsidR="00C67966" w:rsidRPr="00951ED1">
        <w:rPr>
          <w:rFonts w:cs="Calibri"/>
          <w:color w:val="000000"/>
          <w:sz w:val="24"/>
          <w:szCs w:val="24"/>
        </w:rPr>
        <w:t xml:space="preserve">animals </w:t>
      </w:r>
      <w:r w:rsidR="002C01B3" w:rsidRPr="00951ED1">
        <w:rPr>
          <w:rFonts w:cs="Calibri"/>
          <w:color w:val="000000"/>
          <w:sz w:val="24"/>
          <w:szCs w:val="24"/>
        </w:rPr>
        <w:t xml:space="preserve">have </w:t>
      </w:r>
      <w:r w:rsidR="005B2047" w:rsidRPr="00951ED1">
        <w:rPr>
          <w:rFonts w:cs="Calibri"/>
          <w:color w:val="000000"/>
          <w:sz w:val="24"/>
          <w:szCs w:val="24"/>
        </w:rPr>
        <w:t>also</w:t>
      </w:r>
      <w:r w:rsidR="001A2EDD" w:rsidRPr="00951ED1">
        <w:rPr>
          <w:rFonts w:cs="Calibri"/>
          <w:color w:val="000000"/>
          <w:sz w:val="24"/>
          <w:szCs w:val="24"/>
        </w:rPr>
        <w:t xml:space="preserve"> </w:t>
      </w:r>
      <w:r w:rsidR="002C01B3" w:rsidRPr="00951ED1">
        <w:rPr>
          <w:rFonts w:cs="Calibri"/>
          <w:color w:val="000000"/>
          <w:sz w:val="24"/>
          <w:szCs w:val="24"/>
        </w:rPr>
        <w:t>evolved maximum sensitivity at short</w:t>
      </w:r>
      <w:r w:rsidR="00C67966" w:rsidRPr="00951ED1">
        <w:rPr>
          <w:rFonts w:cs="Calibri"/>
          <w:color w:val="000000"/>
          <w:sz w:val="24"/>
          <w:szCs w:val="24"/>
        </w:rPr>
        <w:t>er</w:t>
      </w:r>
      <w:r w:rsidR="002C01B3" w:rsidRPr="00951ED1">
        <w:rPr>
          <w:rFonts w:cs="Calibri"/>
          <w:color w:val="000000"/>
          <w:sz w:val="24"/>
          <w:szCs w:val="24"/>
        </w:rPr>
        <w:t xml:space="preserve"> wavelengths of their visual spectrum</w:t>
      </w:r>
      <w:r w:rsidR="001A2EDD" w:rsidRPr="00951ED1">
        <w:rPr>
          <w:rFonts w:cs="Calibri"/>
          <w:color w:val="000000"/>
          <w:sz w:val="24"/>
          <w:szCs w:val="24"/>
        </w:rPr>
        <w:t xml:space="preserve"> </w:t>
      </w:r>
      <w:r w:rsidR="00C67966" w:rsidRPr="00951ED1">
        <w:rPr>
          <w:rFonts w:cs="Calibri"/>
          <w:color w:val="000000"/>
          <w:sz w:val="24"/>
          <w:szCs w:val="24"/>
        </w:rPr>
        <w:t xml:space="preserve">compared to terrestrial </w:t>
      </w:r>
      <w:r w:rsidR="001A2EDD" w:rsidRPr="00951ED1">
        <w:rPr>
          <w:rFonts w:cs="Calibri"/>
          <w:noProof/>
          <w:color w:val="000000"/>
          <w:sz w:val="24"/>
          <w:szCs w:val="24"/>
        </w:rPr>
        <w:t>(Marshall et al., 2015)</w:t>
      </w:r>
      <w:r w:rsidR="002C01B3" w:rsidRPr="00951ED1">
        <w:rPr>
          <w:rFonts w:cs="Calibri"/>
          <w:color w:val="000000"/>
          <w:sz w:val="24"/>
          <w:szCs w:val="24"/>
        </w:rPr>
        <w:t xml:space="preserve">. While </w:t>
      </w:r>
      <w:r w:rsidR="00C67966" w:rsidRPr="00951ED1">
        <w:rPr>
          <w:rFonts w:cs="Calibri"/>
          <w:color w:val="000000"/>
          <w:sz w:val="24"/>
          <w:szCs w:val="24"/>
        </w:rPr>
        <w:t xml:space="preserve">the ecological benefits of applying </w:t>
      </w:r>
      <w:r w:rsidR="002C01B3" w:rsidRPr="00951ED1">
        <w:rPr>
          <w:rFonts w:cs="Calibri"/>
          <w:color w:val="000000"/>
          <w:sz w:val="24"/>
          <w:szCs w:val="24"/>
        </w:rPr>
        <w:t>spectral manipulation in terrestria</w:t>
      </w:r>
      <w:r w:rsidR="00C67966" w:rsidRPr="00951ED1">
        <w:rPr>
          <w:rFonts w:cs="Calibri"/>
          <w:color w:val="000000"/>
          <w:sz w:val="24"/>
          <w:szCs w:val="24"/>
        </w:rPr>
        <w:t xml:space="preserve">l ecosystems </w:t>
      </w:r>
      <w:r w:rsidR="001C52AF" w:rsidRPr="00951ED1">
        <w:rPr>
          <w:rFonts w:cs="Calibri"/>
          <w:color w:val="000000"/>
          <w:sz w:val="24"/>
          <w:szCs w:val="24"/>
        </w:rPr>
        <w:t>remain</w:t>
      </w:r>
      <w:r w:rsidR="00C67966" w:rsidRPr="00951ED1">
        <w:rPr>
          <w:rFonts w:cs="Calibri"/>
          <w:color w:val="000000"/>
          <w:sz w:val="24"/>
          <w:szCs w:val="24"/>
        </w:rPr>
        <w:t xml:space="preserve"> </w:t>
      </w:r>
      <w:r w:rsidR="001C52AF" w:rsidRPr="00951ED1">
        <w:rPr>
          <w:rFonts w:cs="Calibri"/>
          <w:color w:val="000000"/>
          <w:sz w:val="24"/>
          <w:szCs w:val="24"/>
        </w:rPr>
        <w:t xml:space="preserve">uncertain </w:t>
      </w:r>
      <w:r w:rsidR="00843440" w:rsidRPr="00951ED1">
        <w:rPr>
          <w:rFonts w:cs="Calibri"/>
          <w:noProof/>
          <w:color w:val="000000"/>
          <w:sz w:val="24"/>
          <w:szCs w:val="24"/>
        </w:rPr>
        <w:t>(Davies &amp; Smyth, 2018; Longcore et al., 2018)</w:t>
      </w:r>
      <w:r w:rsidR="002C01B3" w:rsidRPr="00951ED1">
        <w:rPr>
          <w:rFonts w:cs="Calibri"/>
          <w:color w:val="000000"/>
          <w:sz w:val="24"/>
          <w:szCs w:val="24"/>
        </w:rPr>
        <w:t xml:space="preserve">, its application in aquatic habitats seems likely to produce favourable results. </w:t>
      </w:r>
      <w:r w:rsidR="005B2047" w:rsidRPr="00951ED1">
        <w:rPr>
          <w:rFonts w:cs="Calibri"/>
          <w:color w:val="000000"/>
          <w:sz w:val="24"/>
          <w:szCs w:val="24"/>
        </w:rPr>
        <w:t>Nonetheless, red</w:t>
      </w:r>
      <w:r w:rsidR="00997D65" w:rsidRPr="00951ED1">
        <w:rPr>
          <w:rFonts w:cs="Calibri"/>
          <w:color w:val="000000"/>
          <w:sz w:val="24"/>
          <w:szCs w:val="24"/>
        </w:rPr>
        <w:t xml:space="preserve"> and amber</w:t>
      </w:r>
      <w:r w:rsidR="005B2047" w:rsidRPr="00951ED1">
        <w:rPr>
          <w:rFonts w:cs="Calibri"/>
          <w:color w:val="000000"/>
          <w:sz w:val="24"/>
          <w:szCs w:val="24"/>
        </w:rPr>
        <w:t xml:space="preserve"> light </w:t>
      </w:r>
      <w:r w:rsidR="001C52AF" w:rsidRPr="00951ED1">
        <w:rPr>
          <w:rFonts w:cs="Calibri"/>
          <w:color w:val="000000"/>
          <w:sz w:val="24"/>
          <w:szCs w:val="24"/>
        </w:rPr>
        <w:t xml:space="preserve">spectra </w:t>
      </w:r>
      <w:r w:rsidR="005B2047" w:rsidRPr="00951ED1">
        <w:rPr>
          <w:rFonts w:cs="Calibri"/>
          <w:color w:val="000000"/>
          <w:sz w:val="24"/>
          <w:szCs w:val="24"/>
        </w:rPr>
        <w:t>guid</w:t>
      </w:r>
      <w:r w:rsidR="001C52AF" w:rsidRPr="00951ED1">
        <w:rPr>
          <w:rFonts w:cs="Calibri"/>
          <w:color w:val="000000"/>
          <w:sz w:val="24"/>
          <w:szCs w:val="24"/>
        </w:rPr>
        <w:t xml:space="preserve">e </w:t>
      </w:r>
      <w:r w:rsidR="00997D65" w:rsidRPr="00951ED1">
        <w:rPr>
          <w:rFonts w:cs="Calibri"/>
          <w:color w:val="000000"/>
          <w:sz w:val="24"/>
          <w:szCs w:val="24"/>
        </w:rPr>
        <w:t xml:space="preserve">developmental, </w:t>
      </w:r>
      <w:r w:rsidR="005B2047" w:rsidRPr="00951ED1">
        <w:rPr>
          <w:rFonts w:cs="Calibri"/>
          <w:color w:val="000000"/>
          <w:sz w:val="24"/>
          <w:szCs w:val="24"/>
        </w:rPr>
        <w:t xml:space="preserve">behavioural and physiological processes in </w:t>
      </w:r>
      <w:proofErr w:type="gramStart"/>
      <w:r w:rsidR="005B2047" w:rsidRPr="00951ED1">
        <w:rPr>
          <w:rFonts w:cs="Calibri"/>
          <w:color w:val="000000"/>
          <w:sz w:val="24"/>
          <w:szCs w:val="24"/>
        </w:rPr>
        <w:t>a number of</w:t>
      </w:r>
      <w:proofErr w:type="gramEnd"/>
      <w:r w:rsidR="005B2047" w:rsidRPr="00951ED1">
        <w:rPr>
          <w:rFonts w:cs="Calibri"/>
          <w:color w:val="000000"/>
          <w:sz w:val="24"/>
          <w:szCs w:val="24"/>
        </w:rPr>
        <w:t xml:space="preserve"> marine organisms</w:t>
      </w:r>
      <w:r w:rsidR="00C23C06" w:rsidRPr="00951ED1">
        <w:rPr>
          <w:rFonts w:cs="Calibri"/>
          <w:color w:val="000000"/>
          <w:sz w:val="24"/>
          <w:szCs w:val="24"/>
        </w:rPr>
        <w:t xml:space="preserve"> </w:t>
      </w:r>
      <w:r w:rsidR="00997D65" w:rsidRPr="00951ED1">
        <w:rPr>
          <w:rFonts w:cs="Calibri"/>
          <w:noProof/>
          <w:color w:val="000000"/>
          <w:sz w:val="24"/>
          <w:szCs w:val="24"/>
        </w:rPr>
        <w:t>(Birklund &amp; Wijsman, 2005; Duanmu et al., 2014; Mason &amp; Cohen, 2012; Wijgerde et al., 2014)</w:t>
      </w:r>
      <w:r w:rsidR="005B2047" w:rsidRPr="00951ED1">
        <w:rPr>
          <w:rFonts w:cs="Calibri"/>
          <w:color w:val="000000"/>
          <w:sz w:val="24"/>
          <w:szCs w:val="24"/>
        </w:rPr>
        <w:t xml:space="preserve">, and it seems unlikely that </w:t>
      </w:r>
      <w:r w:rsidR="001C52AF" w:rsidRPr="00951ED1">
        <w:rPr>
          <w:rFonts w:cs="Calibri"/>
          <w:color w:val="000000"/>
          <w:sz w:val="24"/>
          <w:szCs w:val="24"/>
        </w:rPr>
        <w:t xml:space="preserve">switching </w:t>
      </w:r>
      <w:r w:rsidR="001076DD" w:rsidRPr="00951ED1">
        <w:rPr>
          <w:rFonts w:cs="Calibri"/>
          <w:color w:val="000000"/>
          <w:sz w:val="24"/>
          <w:szCs w:val="24"/>
        </w:rPr>
        <w:t xml:space="preserve">to </w:t>
      </w:r>
      <w:r w:rsidR="001C52AF" w:rsidRPr="00951ED1">
        <w:rPr>
          <w:rFonts w:cs="Calibri"/>
          <w:color w:val="000000"/>
          <w:sz w:val="24"/>
          <w:szCs w:val="24"/>
        </w:rPr>
        <w:t xml:space="preserve">long wavelength emitting light sources or retrofitting </w:t>
      </w:r>
      <w:r w:rsidR="001076DD" w:rsidRPr="00951ED1">
        <w:rPr>
          <w:rFonts w:cs="Calibri"/>
          <w:color w:val="000000"/>
          <w:sz w:val="24"/>
          <w:szCs w:val="24"/>
        </w:rPr>
        <w:t xml:space="preserve">existing luminaires with </w:t>
      </w:r>
      <w:r w:rsidR="001C52AF" w:rsidRPr="00951ED1">
        <w:rPr>
          <w:rFonts w:cs="Calibri"/>
          <w:color w:val="000000"/>
          <w:sz w:val="24"/>
          <w:szCs w:val="24"/>
        </w:rPr>
        <w:t xml:space="preserve">band pass filters </w:t>
      </w:r>
      <w:r w:rsidR="005B2047" w:rsidRPr="00951ED1">
        <w:rPr>
          <w:rFonts w:cs="Calibri"/>
          <w:color w:val="000000"/>
          <w:sz w:val="24"/>
          <w:szCs w:val="24"/>
        </w:rPr>
        <w:t>will avoid the ecological impacts of artificial light altogether. The</w:t>
      </w:r>
      <w:r w:rsidR="001C52AF" w:rsidRPr="00951ED1">
        <w:rPr>
          <w:rFonts w:cs="Calibri"/>
          <w:color w:val="000000"/>
          <w:sz w:val="24"/>
          <w:szCs w:val="24"/>
        </w:rPr>
        <w:t xml:space="preserve"> feasibility of adopting such</w:t>
      </w:r>
      <w:r w:rsidR="005B2047" w:rsidRPr="00951ED1">
        <w:rPr>
          <w:rFonts w:cs="Calibri"/>
          <w:color w:val="000000"/>
          <w:sz w:val="24"/>
          <w:szCs w:val="24"/>
        </w:rPr>
        <w:t xml:space="preserve"> approach</w:t>
      </w:r>
      <w:r w:rsidR="001C52AF" w:rsidRPr="00951ED1">
        <w:rPr>
          <w:rFonts w:cs="Calibri"/>
          <w:color w:val="000000"/>
          <w:sz w:val="24"/>
          <w:szCs w:val="24"/>
        </w:rPr>
        <w:t>es</w:t>
      </w:r>
      <w:r w:rsidR="005B2047" w:rsidRPr="00951ED1">
        <w:rPr>
          <w:rFonts w:cs="Calibri"/>
          <w:color w:val="000000"/>
          <w:sz w:val="24"/>
          <w:szCs w:val="24"/>
        </w:rPr>
        <w:t xml:space="preserve"> is also likely to prove highly contentious in maritime industries and communities. </w:t>
      </w:r>
      <w:r w:rsidR="003C253B" w:rsidRPr="00951ED1">
        <w:rPr>
          <w:rFonts w:cs="Calibri"/>
          <w:color w:val="000000"/>
          <w:sz w:val="24"/>
          <w:szCs w:val="24"/>
        </w:rPr>
        <w:t xml:space="preserve">Alternative strategies including </w:t>
      </w:r>
      <w:r w:rsidR="003C253B" w:rsidRPr="00951ED1">
        <w:rPr>
          <w:rFonts w:cs="Calibri"/>
          <w:sz w:val="24"/>
          <w:szCs w:val="24"/>
        </w:rPr>
        <w:t>s</w:t>
      </w:r>
      <w:r w:rsidR="005B2047" w:rsidRPr="00951ED1">
        <w:rPr>
          <w:rFonts w:cs="Calibri"/>
          <w:sz w:val="24"/>
          <w:szCs w:val="24"/>
        </w:rPr>
        <w:t>witching</w:t>
      </w:r>
      <w:r w:rsidR="003C253B" w:rsidRPr="00951ED1">
        <w:rPr>
          <w:rFonts w:cs="Calibri"/>
          <w:sz w:val="24"/>
          <w:szCs w:val="24"/>
        </w:rPr>
        <w:t xml:space="preserve"> lights</w:t>
      </w:r>
      <w:r w:rsidR="005B2047" w:rsidRPr="00951ED1">
        <w:rPr>
          <w:rFonts w:cs="Calibri"/>
          <w:sz w:val="24"/>
          <w:szCs w:val="24"/>
        </w:rPr>
        <w:t xml:space="preserve"> off, dimming </w:t>
      </w:r>
      <w:r w:rsidR="003C253B" w:rsidRPr="00951ED1">
        <w:rPr>
          <w:rFonts w:cs="Calibri"/>
          <w:sz w:val="24"/>
          <w:szCs w:val="24"/>
        </w:rPr>
        <w:t xml:space="preserve">or </w:t>
      </w:r>
      <w:r w:rsidR="003C253B" w:rsidRPr="00951ED1">
        <w:rPr>
          <w:rFonts w:cs="Calibri"/>
          <w:sz w:val="24"/>
          <w:szCs w:val="24"/>
        </w:rPr>
        <w:lastRenderedPageBreak/>
        <w:t xml:space="preserve">shielding lights, </w:t>
      </w:r>
      <w:r w:rsidR="001C52AF" w:rsidRPr="00951ED1">
        <w:rPr>
          <w:rFonts w:cs="Calibri"/>
          <w:sz w:val="24"/>
          <w:szCs w:val="24"/>
        </w:rPr>
        <w:t xml:space="preserve">and </w:t>
      </w:r>
      <w:r w:rsidR="003C253B" w:rsidRPr="00951ED1">
        <w:rPr>
          <w:rFonts w:cs="Calibri"/>
          <w:sz w:val="24"/>
          <w:szCs w:val="24"/>
        </w:rPr>
        <w:t xml:space="preserve">preserving </w:t>
      </w:r>
      <w:r w:rsidR="001C52AF" w:rsidRPr="00951ED1">
        <w:rPr>
          <w:rFonts w:cs="Calibri"/>
          <w:sz w:val="24"/>
          <w:szCs w:val="24"/>
        </w:rPr>
        <w:t>naturally dark sea</w:t>
      </w:r>
      <w:r w:rsidR="005B2047" w:rsidRPr="00951ED1">
        <w:rPr>
          <w:rFonts w:cs="Calibri"/>
          <w:sz w:val="24"/>
          <w:szCs w:val="24"/>
        </w:rPr>
        <w:t>scapes</w:t>
      </w:r>
      <w:r w:rsidR="003C253B" w:rsidRPr="00951ED1">
        <w:rPr>
          <w:rFonts w:cs="Calibri"/>
          <w:sz w:val="24"/>
          <w:szCs w:val="24"/>
        </w:rPr>
        <w:t xml:space="preserve"> should be given equal consideration in the design of coastal lighting installations</w:t>
      </w:r>
      <w:r w:rsidR="00997D65" w:rsidRPr="00951ED1">
        <w:rPr>
          <w:rFonts w:cs="Calibri"/>
          <w:sz w:val="24"/>
          <w:szCs w:val="24"/>
        </w:rPr>
        <w:t xml:space="preserve"> </w:t>
      </w:r>
      <w:r w:rsidR="00843440" w:rsidRPr="00951ED1">
        <w:rPr>
          <w:rFonts w:cs="Calibri"/>
          <w:noProof/>
          <w:sz w:val="24"/>
          <w:szCs w:val="24"/>
        </w:rPr>
        <w:t>(Davies &amp; Smyth, 2018; Gaston</w:t>
      </w:r>
      <w:r w:rsidR="00F94544" w:rsidRPr="00951ED1">
        <w:rPr>
          <w:rFonts w:cs="Calibri"/>
          <w:noProof/>
          <w:sz w:val="24"/>
          <w:szCs w:val="24"/>
        </w:rPr>
        <w:t xml:space="preserve"> et al.</w:t>
      </w:r>
      <w:r w:rsidR="00843440" w:rsidRPr="00951ED1">
        <w:rPr>
          <w:rFonts w:cs="Calibri"/>
          <w:noProof/>
          <w:sz w:val="24"/>
          <w:szCs w:val="24"/>
        </w:rPr>
        <w:t>, 2012)</w:t>
      </w:r>
      <w:r w:rsidR="003C253B" w:rsidRPr="00951ED1">
        <w:rPr>
          <w:rFonts w:cs="Calibri"/>
          <w:sz w:val="24"/>
          <w:szCs w:val="24"/>
        </w:rPr>
        <w:t>.</w:t>
      </w:r>
    </w:p>
    <w:p w14:paraId="022B81BF" w14:textId="77777777" w:rsidR="00A060A5" w:rsidRDefault="00A060A5" w:rsidP="003C253B">
      <w:pPr>
        <w:autoSpaceDE w:val="0"/>
        <w:autoSpaceDN w:val="0"/>
        <w:adjustRightInd w:val="0"/>
        <w:spacing w:after="0" w:line="480" w:lineRule="auto"/>
        <w:rPr>
          <w:rFonts w:cs="Calibri"/>
          <w:sz w:val="24"/>
          <w:szCs w:val="24"/>
        </w:rPr>
      </w:pPr>
    </w:p>
    <w:p w14:paraId="04860A30" w14:textId="3EC40CCA" w:rsidR="00971BD0" w:rsidRPr="00951ED1" w:rsidRDefault="00971BD0" w:rsidP="003C253B">
      <w:pPr>
        <w:autoSpaceDE w:val="0"/>
        <w:autoSpaceDN w:val="0"/>
        <w:adjustRightInd w:val="0"/>
        <w:spacing w:after="0" w:line="480" w:lineRule="auto"/>
        <w:rPr>
          <w:rFonts w:cs="Calibri"/>
          <w:sz w:val="24"/>
          <w:szCs w:val="24"/>
        </w:rPr>
      </w:pPr>
      <w:r w:rsidRPr="00951ED1">
        <w:rPr>
          <w:rFonts w:cs="Calibri"/>
          <w:sz w:val="24"/>
          <w:szCs w:val="24"/>
        </w:rPr>
        <w:t>The rapid urbanisation of global coastlines is increasing the exposure of marine waters to artificial light, including those regions of our oceans most valued by society</w:t>
      </w:r>
      <w:r w:rsidR="00843440" w:rsidRPr="00951ED1">
        <w:rPr>
          <w:rFonts w:cs="Calibri"/>
          <w:sz w:val="24"/>
          <w:szCs w:val="24"/>
        </w:rPr>
        <w:t xml:space="preserve"> </w:t>
      </w:r>
      <w:r w:rsidR="00843440" w:rsidRPr="00951ED1">
        <w:rPr>
          <w:rFonts w:cs="Calibri"/>
          <w:noProof/>
          <w:sz w:val="24"/>
          <w:szCs w:val="24"/>
        </w:rPr>
        <w:t xml:space="preserve">(Davies </w:t>
      </w:r>
      <w:r w:rsidR="00F94544" w:rsidRPr="00951ED1">
        <w:rPr>
          <w:rFonts w:cs="Calibri"/>
          <w:noProof/>
          <w:sz w:val="24"/>
          <w:szCs w:val="24"/>
        </w:rPr>
        <w:t>et al.</w:t>
      </w:r>
      <w:r w:rsidR="00843440" w:rsidRPr="00951ED1">
        <w:rPr>
          <w:rFonts w:cs="Calibri"/>
          <w:noProof/>
          <w:sz w:val="24"/>
          <w:szCs w:val="24"/>
        </w:rPr>
        <w:t xml:space="preserve">, </w:t>
      </w:r>
      <w:r w:rsidR="00F94544" w:rsidRPr="00951ED1">
        <w:rPr>
          <w:rFonts w:cs="Calibri"/>
          <w:noProof/>
          <w:sz w:val="24"/>
          <w:szCs w:val="24"/>
        </w:rPr>
        <w:t>2016</w:t>
      </w:r>
      <w:r w:rsidR="00843440" w:rsidRPr="00951ED1">
        <w:rPr>
          <w:rFonts w:cs="Calibri"/>
          <w:noProof/>
          <w:sz w:val="24"/>
          <w:szCs w:val="24"/>
        </w:rPr>
        <w:t>)</w:t>
      </w:r>
      <w:r w:rsidRPr="00951ED1">
        <w:rPr>
          <w:rFonts w:cs="Calibri"/>
          <w:sz w:val="24"/>
          <w:szCs w:val="24"/>
        </w:rPr>
        <w:t xml:space="preserve">. We conclude that artificial light pollution at the sea surface is </w:t>
      </w:r>
      <w:proofErr w:type="gramStart"/>
      <w:r w:rsidRPr="00951ED1">
        <w:rPr>
          <w:rFonts w:cs="Calibri"/>
          <w:sz w:val="24"/>
          <w:szCs w:val="24"/>
        </w:rPr>
        <w:t>sufficient</w:t>
      </w:r>
      <w:proofErr w:type="gramEnd"/>
      <w:r w:rsidRPr="00951ED1">
        <w:rPr>
          <w:rFonts w:cs="Calibri"/>
          <w:sz w:val="24"/>
          <w:szCs w:val="24"/>
        </w:rPr>
        <w:t xml:space="preserve"> to cause widespread exposure</w:t>
      </w:r>
      <w:r w:rsidR="00843440" w:rsidRPr="00951ED1">
        <w:rPr>
          <w:rFonts w:cs="Calibri"/>
          <w:sz w:val="24"/>
          <w:szCs w:val="24"/>
        </w:rPr>
        <w:t xml:space="preserve"> of the seafloor to </w:t>
      </w:r>
      <w:r w:rsidRPr="00951ED1">
        <w:rPr>
          <w:rFonts w:cs="Calibri"/>
          <w:sz w:val="24"/>
          <w:szCs w:val="24"/>
        </w:rPr>
        <w:t xml:space="preserve">biologically relevant </w:t>
      </w:r>
      <w:r w:rsidR="00843440" w:rsidRPr="00951ED1">
        <w:rPr>
          <w:rFonts w:cs="Calibri"/>
          <w:sz w:val="24"/>
          <w:szCs w:val="24"/>
        </w:rPr>
        <w:t>light pollution. The transition of outdoor lighting to technologies rich in short wavelength light will exacerbate exposure levels</w:t>
      </w:r>
      <w:r w:rsidR="008B7F98" w:rsidRPr="00951ED1">
        <w:rPr>
          <w:rFonts w:cs="Calibri"/>
          <w:sz w:val="24"/>
          <w:szCs w:val="24"/>
        </w:rPr>
        <w:t xml:space="preserve"> on the seafloor</w:t>
      </w:r>
      <w:r w:rsidR="00843440" w:rsidRPr="00951ED1">
        <w:rPr>
          <w:rFonts w:cs="Calibri"/>
          <w:sz w:val="24"/>
          <w:szCs w:val="24"/>
        </w:rPr>
        <w:t>. We suggest that broad spectrum LEDs should be considered an emerging threat to marine biodiversity that warrants urgent attention.</w:t>
      </w:r>
    </w:p>
    <w:p w14:paraId="25417409" w14:textId="77777777" w:rsidR="006C4AEB" w:rsidRPr="00951ED1" w:rsidRDefault="006C4AEB" w:rsidP="003C253B">
      <w:pPr>
        <w:autoSpaceDE w:val="0"/>
        <w:autoSpaceDN w:val="0"/>
        <w:adjustRightInd w:val="0"/>
        <w:spacing w:after="0" w:line="480" w:lineRule="auto"/>
        <w:rPr>
          <w:rFonts w:cs="Calibri"/>
          <w:sz w:val="28"/>
          <w:szCs w:val="28"/>
        </w:rPr>
      </w:pPr>
    </w:p>
    <w:p w14:paraId="5B0D3145" w14:textId="77777777" w:rsidR="00843440" w:rsidRPr="00951ED1" w:rsidRDefault="00843440" w:rsidP="00951ED1">
      <w:pPr>
        <w:pStyle w:val="Heading1"/>
      </w:pPr>
      <w:r w:rsidRPr="00951ED1">
        <w:t>Acknowledgements</w:t>
      </w:r>
    </w:p>
    <w:p w14:paraId="24280028" w14:textId="77777777" w:rsidR="00001694" w:rsidRPr="00951ED1" w:rsidRDefault="00843440" w:rsidP="006C4AEB">
      <w:pPr>
        <w:autoSpaceDE w:val="0"/>
        <w:autoSpaceDN w:val="0"/>
        <w:adjustRightInd w:val="0"/>
        <w:spacing w:after="0" w:line="480" w:lineRule="auto"/>
        <w:rPr>
          <w:rFonts w:cs="Calibri"/>
          <w:sz w:val="24"/>
          <w:szCs w:val="24"/>
        </w:rPr>
      </w:pPr>
      <w:r w:rsidRPr="00951ED1">
        <w:rPr>
          <w:rFonts w:cs="Calibri"/>
          <w:sz w:val="24"/>
          <w:szCs w:val="24"/>
        </w:rPr>
        <w:t xml:space="preserve">The research </w:t>
      </w:r>
      <w:r w:rsidR="006C4AEB" w:rsidRPr="00951ED1">
        <w:rPr>
          <w:rFonts w:cs="Calibri"/>
          <w:sz w:val="24"/>
          <w:szCs w:val="24"/>
        </w:rPr>
        <w:t>lead</w:t>
      </w:r>
      <w:r w:rsidRPr="00951ED1">
        <w:rPr>
          <w:rFonts w:cs="Calibri"/>
          <w:sz w:val="24"/>
          <w:szCs w:val="24"/>
        </w:rPr>
        <w:t xml:space="preserve">ing to </w:t>
      </w:r>
      <w:r w:rsidR="006C4AEB" w:rsidRPr="00951ED1">
        <w:rPr>
          <w:rFonts w:cs="Calibri"/>
          <w:sz w:val="24"/>
          <w:szCs w:val="24"/>
        </w:rPr>
        <w:t>this publication was funded by</w:t>
      </w:r>
      <w:r w:rsidRPr="00951ED1">
        <w:rPr>
          <w:rFonts w:cs="Calibri"/>
          <w:sz w:val="24"/>
          <w:szCs w:val="24"/>
        </w:rPr>
        <w:t xml:space="preserve"> National Geographic </w:t>
      </w:r>
      <w:r w:rsidR="006C4AEB" w:rsidRPr="00951ED1">
        <w:rPr>
          <w:rFonts w:cs="Calibri"/>
          <w:sz w:val="24"/>
          <w:szCs w:val="24"/>
        </w:rPr>
        <w:t>[grant number CP-116R-17 awarded to T.D., T.S. and D.M.]; and part funded by the European Regional Development Fund through the Welsh Government [grant number 80761-BU-134 awarded to T.D.], and the Natural Environment Research Council [grant numbers NE/S003533/1 awarded to T.D, T.S. and D.M].</w:t>
      </w:r>
    </w:p>
    <w:p w14:paraId="2D9ABB13" w14:textId="77777777" w:rsidR="006C4AEB" w:rsidRPr="00951ED1" w:rsidRDefault="006C4AEB" w:rsidP="006C4AEB">
      <w:pPr>
        <w:widowControl w:val="0"/>
        <w:autoSpaceDE w:val="0"/>
        <w:autoSpaceDN w:val="0"/>
        <w:adjustRightInd w:val="0"/>
        <w:spacing w:after="0" w:line="480" w:lineRule="auto"/>
        <w:ind w:left="480" w:hanging="480"/>
        <w:rPr>
          <w:rFonts w:cs="Calibri"/>
          <w:sz w:val="24"/>
          <w:szCs w:val="24"/>
        </w:rPr>
      </w:pPr>
    </w:p>
    <w:p w14:paraId="240798C1" w14:textId="77777777" w:rsidR="006C4F93" w:rsidRPr="00951ED1" w:rsidRDefault="006C4F93">
      <w:pPr>
        <w:rPr>
          <w:rFonts w:cs="Calibri"/>
          <w:sz w:val="28"/>
          <w:szCs w:val="28"/>
        </w:rPr>
      </w:pPr>
      <w:r w:rsidRPr="00951ED1">
        <w:rPr>
          <w:rFonts w:cs="Calibri"/>
          <w:sz w:val="28"/>
          <w:szCs w:val="28"/>
        </w:rPr>
        <w:br w:type="page"/>
      </w:r>
    </w:p>
    <w:p w14:paraId="527BD737" w14:textId="77777777" w:rsidR="006C4AEB" w:rsidRPr="00951ED1" w:rsidRDefault="006C4AEB" w:rsidP="00951ED1">
      <w:pPr>
        <w:pStyle w:val="Heading1"/>
      </w:pPr>
      <w:r w:rsidRPr="00951ED1">
        <w:lastRenderedPageBreak/>
        <w:t>References</w:t>
      </w:r>
    </w:p>
    <w:p w14:paraId="73FC2E2C" w14:textId="182B7B88"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Aubrecht, C., Elvidge, C. D., Longcore, T., Rich, C., Safran, J., Strong, A. E., … Howard, A. T. (2008). A global inventory of coral reef stressors based on satellite observed nighttime lights. </w:t>
      </w:r>
      <w:r w:rsidRPr="00951ED1">
        <w:rPr>
          <w:rFonts w:cs="Calibri"/>
          <w:i/>
          <w:iCs/>
          <w:noProof/>
          <w:sz w:val="24"/>
          <w:szCs w:val="24"/>
        </w:rPr>
        <w:t>Geocarto International</w:t>
      </w:r>
      <w:r w:rsidRPr="00951ED1">
        <w:rPr>
          <w:rFonts w:cs="Calibri"/>
          <w:noProof/>
          <w:sz w:val="24"/>
          <w:szCs w:val="24"/>
        </w:rPr>
        <w:t xml:space="preserve">, </w:t>
      </w:r>
      <w:r w:rsidRPr="00951ED1">
        <w:rPr>
          <w:rFonts w:cs="Calibri"/>
          <w:i/>
          <w:iCs/>
          <w:noProof/>
          <w:sz w:val="24"/>
          <w:szCs w:val="24"/>
        </w:rPr>
        <w:t>23</w:t>
      </w:r>
      <w:r w:rsidRPr="00951ED1">
        <w:rPr>
          <w:rFonts w:cs="Calibri"/>
          <w:noProof/>
          <w:sz w:val="24"/>
          <w:szCs w:val="24"/>
        </w:rPr>
        <w:t>(6), 467–479.</w:t>
      </w:r>
      <w:r w:rsidR="00522D7E" w:rsidRPr="00951ED1">
        <w:rPr>
          <w:rFonts w:cs="Calibri"/>
          <w:noProof/>
          <w:sz w:val="24"/>
          <w:szCs w:val="24"/>
        </w:rPr>
        <w:t xml:space="preserve"> https://doi.org/10.1080/10106040802185940</w:t>
      </w:r>
    </w:p>
    <w:p w14:paraId="2C843BFB" w14:textId="28A45DFC"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Ayalon, I., Barros Marangoni, L. F., Benichou, J. I. C., Avisar, D., &amp; Levy, O. (2019). Red Sea corals under </w:t>
      </w:r>
      <w:r w:rsidR="008D6F39" w:rsidRPr="00951ED1">
        <w:rPr>
          <w:rFonts w:cs="Calibri"/>
          <w:noProof/>
          <w:sz w:val="24"/>
          <w:szCs w:val="24"/>
        </w:rPr>
        <w:t xml:space="preserve">artificial light pollution </w:t>
      </w:r>
      <w:r w:rsidRPr="00951ED1">
        <w:rPr>
          <w:rFonts w:cs="Calibri"/>
          <w:noProof/>
          <w:sz w:val="24"/>
          <w:szCs w:val="24"/>
        </w:rPr>
        <w:t xml:space="preserve">at </w:t>
      </w:r>
      <w:r w:rsidR="008D6F39" w:rsidRPr="00951ED1">
        <w:rPr>
          <w:rFonts w:cs="Calibri"/>
          <w:noProof/>
          <w:sz w:val="24"/>
          <w:szCs w:val="24"/>
        </w:rPr>
        <w:t xml:space="preserve">night </w:t>
      </w:r>
      <w:r w:rsidRPr="00951ED1">
        <w:rPr>
          <w:rFonts w:cs="Calibri"/>
          <w:noProof/>
          <w:sz w:val="24"/>
          <w:szCs w:val="24"/>
        </w:rPr>
        <w:t xml:space="preserve">(ALAN) undergo oxidative stress and photosynthetic impairment. </w:t>
      </w:r>
      <w:r w:rsidRPr="00951ED1">
        <w:rPr>
          <w:rFonts w:cs="Calibri"/>
          <w:i/>
          <w:iCs/>
          <w:noProof/>
          <w:sz w:val="24"/>
          <w:szCs w:val="24"/>
        </w:rPr>
        <w:t>Global Change Biology</w:t>
      </w:r>
      <w:r w:rsidRPr="00951ED1">
        <w:rPr>
          <w:rFonts w:cs="Calibri"/>
          <w:noProof/>
          <w:sz w:val="24"/>
          <w:szCs w:val="24"/>
        </w:rPr>
        <w:t xml:space="preserve">, </w:t>
      </w:r>
      <w:r w:rsidR="00522D7E" w:rsidRPr="00951ED1">
        <w:rPr>
          <w:rFonts w:cs="Calibri"/>
          <w:noProof/>
          <w:sz w:val="24"/>
          <w:szCs w:val="24"/>
        </w:rPr>
        <w:t xml:space="preserve">25, 4194– 4207. </w:t>
      </w:r>
      <w:r w:rsidRPr="00951ED1">
        <w:rPr>
          <w:rFonts w:cs="Calibri"/>
          <w:noProof/>
          <w:sz w:val="24"/>
          <w:szCs w:val="24"/>
        </w:rPr>
        <w:t>https://doi.org/10.1111/gcb.14795</w:t>
      </w:r>
    </w:p>
    <w:p w14:paraId="67FDD889" w14:textId="44B64318"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Båtnes, A. S., Miljeteig, C., Berge, J., Greenacre, M., &amp; Johnsen, G. (2013). Quantifying the light sensitivity of </w:t>
      </w:r>
      <w:r w:rsidRPr="00951ED1">
        <w:rPr>
          <w:rFonts w:cs="Calibri"/>
          <w:i/>
          <w:noProof/>
          <w:sz w:val="24"/>
          <w:szCs w:val="24"/>
        </w:rPr>
        <w:t>Calanus</w:t>
      </w:r>
      <w:r w:rsidRPr="00951ED1">
        <w:rPr>
          <w:rFonts w:cs="Calibri"/>
          <w:noProof/>
          <w:sz w:val="24"/>
          <w:szCs w:val="24"/>
        </w:rPr>
        <w:t xml:space="preserve"> spp. during the polar night: potential for orchestrated migrations conducted by ambient light from the sun, moon, or aurora borealis? </w:t>
      </w:r>
      <w:r w:rsidRPr="00951ED1">
        <w:rPr>
          <w:rFonts w:cs="Calibri"/>
          <w:i/>
          <w:iCs/>
          <w:noProof/>
          <w:sz w:val="24"/>
          <w:szCs w:val="24"/>
        </w:rPr>
        <w:t>Polar Biology</w:t>
      </w:r>
      <w:r w:rsidRPr="00951ED1">
        <w:rPr>
          <w:rFonts w:cs="Calibri"/>
          <w:noProof/>
          <w:sz w:val="24"/>
          <w:szCs w:val="24"/>
        </w:rPr>
        <w:t xml:space="preserve">, </w:t>
      </w:r>
      <w:r w:rsidRPr="00951ED1">
        <w:rPr>
          <w:rFonts w:cs="Calibri"/>
          <w:i/>
          <w:iCs/>
          <w:noProof/>
          <w:sz w:val="24"/>
          <w:szCs w:val="24"/>
        </w:rPr>
        <w:t>38</w:t>
      </w:r>
      <w:r w:rsidRPr="00951ED1">
        <w:rPr>
          <w:rFonts w:cs="Calibri"/>
          <w:noProof/>
          <w:sz w:val="24"/>
          <w:szCs w:val="24"/>
        </w:rPr>
        <w:t>(1), 51–65. https://doi.org/10.1007/s00300-013-1415-4</w:t>
      </w:r>
    </w:p>
    <w:p w14:paraId="47210538" w14:textId="5F9DB8F3"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Becker, A., Whitfield, A. K., Cowley, P. D., Järnegren, J., &amp; Næsje, T. F. (2012). Potential effects of artificial light associated with anthropogenic infrastructure on the abundance and foraging behaviour of estuary-associated fishes. </w:t>
      </w:r>
      <w:r w:rsidRPr="00951ED1">
        <w:rPr>
          <w:rFonts w:cs="Calibri"/>
          <w:i/>
          <w:iCs/>
          <w:noProof/>
          <w:sz w:val="24"/>
          <w:szCs w:val="24"/>
        </w:rPr>
        <w:t>Journal of Applied Ecology</w:t>
      </w:r>
      <w:r w:rsidRPr="00951ED1">
        <w:rPr>
          <w:rFonts w:cs="Calibri"/>
          <w:noProof/>
          <w:sz w:val="24"/>
          <w:szCs w:val="24"/>
        </w:rPr>
        <w:t xml:space="preserve">, </w:t>
      </w:r>
      <w:r w:rsidR="00F94544" w:rsidRPr="00951ED1">
        <w:rPr>
          <w:rFonts w:cs="Calibri"/>
          <w:i/>
          <w:iCs/>
          <w:noProof/>
          <w:sz w:val="24"/>
          <w:szCs w:val="24"/>
        </w:rPr>
        <w:t>50</w:t>
      </w:r>
      <w:r w:rsidR="00F94544" w:rsidRPr="00951ED1">
        <w:rPr>
          <w:rFonts w:cs="Calibri"/>
          <w:noProof/>
          <w:sz w:val="24"/>
          <w:szCs w:val="24"/>
        </w:rPr>
        <w:t>(1), 43–50. https://doi.org/10.1111/1365-2664.12024</w:t>
      </w:r>
      <w:r w:rsidRPr="00951ED1">
        <w:rPr>
          <w:rFonts w:cs="Calibri"/>
          <w:noProof/>
          <w:sz w:val="24"/>
          <w:szCs w:val="24"/>
        </w:rPr>
        <w:t xml:space="preserve">, </w:t>
      </w:r>
    </w:p>
    <w:p w14:paraId="58D2152D" w14:textId="21C2B184"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Bertoldi, G. (2018). Status of LED-Lighting world market in 2017.</w:t>
      </w:r>
      <w:r w:rsidR="00522D7E" w:rsidRPr="00951ED1">
        <w:rPr>
          <w:rFonts w:cs="Calibri"/>
          <w:noProof/>
          <w:sz w:val="24"/>
          <w:szCs w:val="24"/>
        </w:rPr>
        <w:t xml:space="preserve"> </w:t>
      </w:r>
    </w:p>
    <w:p w14:paraId="0E834567" w14:textId="3C711831"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Birklund, J., &amp; Wijsman, J. W. M. (2005). </w:t>
      </w:r>
      <w:r w:rsidRPr="00951ED1">
        <w:rPr>
          <w:rFonts w:cs="Calibri"/>
          <w:i/>
          <w:iCs/>
          <w:noProof/>
          <w:sz w:val="24"/>
          <w:szCs w:val="24"/>
        </w:rPr>
        <w:t>Aggregate Extraction: A Review on the Effect on Ecological Functions</w:t>
      </w:r>
      <w:r w:rsidRPr="00951ED1">
        <w:rPr>
          <w:rFonts w:cs="Calibri"/>
          <w:noProof/>
          <w:sz w:val="24"/>
          <w:szCs w:val="24"/>
        </w:rPr>
        <w:t>. DHI Water &amp; Environment, WL/Delft Hydraulics.</w:t>
      </w:r>
      <w:r w:rsidR="00522D7E" w:rsidRPr="00951ED1">
        <w:rPr>
          <w:rFonts w:cs="Calibri"/>
          <w:noProof/>
          <w:sz w:val="24"/>
          <w:szCs w:val="24"/>
        </w:rPr>
        <w:t xml:space="preserve"> https://repository.tudelft.nl/islandora/object/uuid:11ee2c93-2dfd-429e-acd4-a079a0fa2552/datastream/OBJ/download</w:t>
      </w:r>
    </w:p>
    <w:p w14:paraId="5D0A4307"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Bolton, D., Mayer-Pinto, M., Clark, G. F., Dafforn, K. A., Brassil, W. A., Becker, A., &amp; Johnston, </w:t>
      </w:r>
      <w:r w:rsidRPr="00951ED1">
        <w:rPr>
          <w:rFonts w:cs="Calibri"/>
          <w:noProof/>
          <w:sz w:val="24"/>
          <w:szCs w:val="24"/>
        </w:rPr>
        <w:lastRenderedPageBreak/>
        <w:t xml:space="preserve">E. L. (2017). Coastal urban lighting has ecological consequences for multiple trophic levels under the sea. </w:t>
      </w:r>
      <w:r w:rsidRPr="00951ED1">
        <w:rPr>
          <w:rFonts w:cs="Calibri"/>
          <w:i/>
          <w:iCs/>
          <w:noProof/>
          <w:sz w:val="24"/>
          <w:szCs w:val="24"/>
        </w:rPr>
        <w:t>Science of the Total Environment</w:t>
      </w:r>
      <w:r w:rsidRPr="00951ED1">
        <w:rPr>
          <w:rFonts w:cs="Calibri"/>
          <w:noProof/>
          <w:sz w:val="24"/>
          <w:szCs w:val="24"/>
        </w:rPr>
        <w:t xml:space="preserve">, </w:t>
      </w:r>
      <w:r w:rsidRPr="00951ED1">
        <w:rPr>
          <w:rFonts w:cs="Calibri"/>
          <w:i/>
          <w:iCs/>
          <w:noProof/>
          <w:sz w:val="24"/>
          <w:szCs w:val="24"/>
        </w:rPr>
        <w:t>576</w:t>
      </w:r>
      <w:r w:rsidRPr="00951ED1">
        <w:rPr>
          <w:rFonts w:cs="Calibri"/>
          <w:noProof/>
          <w:sz w:val="24"/>
          <w:szCs w:val="24"/>
        </w:rPr>
        <w:t>, 1–9. https://doi.org/http://dx.doi.org/10.1016/j.scitotenv.2016.10.037</w:t>
      </w:r>
    </w:p>
    <w:p w14:paraId="6DBA4FBD" w14:textId="7EF87D56"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Brüning, A., Hölker, F., Franke, S., Kleiner, W., &amp; Kloas, W. (2016). Impact of different colours of artificial light at night on melatonin rhythm and gene expression of gonadotropins in European perch. </w:t>
      </w:r>
      <w:r w:rsidRPr="00951ED1">
        <w:rPr>
          <w:rFonts w:cs="Calibri"/>
          <w:i/>
          <w:iCs/>
          <w:noProof/>
          <w:sz w:val="24"/>
          <w:szCs w:val="24"/>
        </w:rPr>
        <w:t>Science of The Total Environment</w:t>
      </w:r>
      <w:r w:rsidRPr="00951ED1">
        <w:rPr>
          <w:rFonts w:cs="Calibri"/>
          <w:noProof/>
          <w:sz w:val="24"/>
          <w:szCs w:val="24"/>
        </w:rPr>
        <w:t xml:space="preserve">, </w:t>
      </w:r>
      <w:r w:rsidRPr="00951ED1">
        <w:rPr>
          <w:rFonts w:cs="Calibri"/>
          <w:i/>
          <w:iCs/>
          <w:noProof/>
          <w:sz w:val="24"/>
          <w:szCs w:val="24"/>
        </w:rPr>
        <w:t>543</w:t>
      </w:r>
      <w:r w:rsidRPr="00951ED1">
        <w:rPr>
          <w:rFonts w:cs="Calibri"/>
          <w:noProof/>
          <w:sz w:val="24"/>
          <w:szCs w:val="24"/>
        </w:rPr>
        <w:t xml:space="preserve">, </w:t>
      </w:r>
      <w:r w:rsidRPr="00951ED1">
        <w:rPr>
          <w:rFonts w:cs="Calibri"/>
          <w:i/>
          <w:iCs/>
          <w:noProof/>
          <w:sz w:val="24"/>
          <w:szCs w:val="24"/>
        </w:rPr>
        <w:t>Part</w:t>
      </w:r>
      <w:r w:rsidR="00522D7E" w:rsidRPr="00951ED1">
        <w:rPr>
          <w:rFonts w:cs="Calibri"/>
          <w:i/>
          <w:iCs/>
          <w:noProof/>
          <w:sz w:val="24"/>
          <w:szCs w:val="24"/>
        </w:rPr>
        <w:t xml:space="preserve"> A</w:t>
      </w:r>
      <w:r w:rsidRPr="00951ED1">
        <w:rPr>
          <w:rFonts w:cs="Calibri"/>
          <w:noProof/>
          <w:sz w:val="24"/>
          <w:szCs w:val="24"/>
        </w:rPr>
        <w:t>, 214–222. https://doi.org/10.1016/j.scitotenv.2015.11.023</w:t>
      </w:r>
    </w:p>
    <w:p w14:paraId="1F91EA97"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Crisp, D. J., &amp; Ritz, D. A. (1973). Responses of cirripede larvae to light. I. Experiments with white light. </w:t>
      </w:r>
      <w:r w:rsidRPr="00951ED1">
        <w:rPr>
          <w:rFonts w:cs="Calibri"/>
          <w:i/>
          <w:iCs/>
          <w:noProof/>
          <w:sz w:val="24"/>
          <w:szCs w:val="24"/>
        </w:rPr>
        <w:t>Marine Biology</w:t>
      </w:r>
      <w:r w:rsidRPr="00951ED1">
        <w:rPr>
          <w:rFonts w:cs="Calibri"/>
          <w:noProof/>
          <w:sz w:val="24"/>
          <w:szCs w:val="24"/>
        </w:rPr>
        <w:t xml:space="preserve">, </w:t>
      </w:r>
      <w:r w:rsidRPr="00951ED1">
        <w:rPr>
          <w:rFonts w:cs="Calibri"/>
          <w:i/>
          <w:iCs/>
          <w:noProof/>
          <w:sz w:val="24"/>
          <w:szCs w:val="24"/>
        </w:rPr>
        <w:t>23</w:t>
      </w:r>
      <w:r w:rsidRPr="00951ED1">
        <w:rPr>
          <w:rFonts w:cs="Calibri"/>
          <w:noProof/>
          <w:sz w:val="24"/>
          <w:szCs w:val="24"/>
        </w:rPr>
        <w:t>(4), 327–335. https://doi.org/10.1007/bf00389340</w:t>
      </w:r>
    </w:p>
    <w:p w14:paraId="3BE1701B" w14:textId="77394430"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Davies, T</w:t>
      </w:r>
      <w:r w:rsidR="00522D7E" w:rsidRPr="00951ED1">
        <w:rPr>
          <w:rFonts w:cs="Calibri"/>
          <w:noProof/>
          <w:sz w:val="24"/>
          <w:szCs w:val="24"/>
        </w:rPr>
        <w:t>.</w:t>
      </w:r>
      <w:r w:rsidRPr="00951ED1">
        <w:rPr>
          <w:rFonts w:cs="Calibri"/>
          <w:noProof/>
          <w:sz w:val="24"/>
          <w:szCs w:val="24"/>
        </w:rPr>
        <w:t xml:space="preserve"> W</w:t>
      </w:r>
      <w:r w:rsidR="00522D7E" w:rsidRPr="00951ED1">
        <w:rPr>
          <w:rFonts w:cs="Calibri"/>
          <w:noProof/>
          <w:sz w:val="24"/>
          <w:szCs w:val="24"/>
        </w:rPr>
        <w:t>.</w:t>
      </w:r>
      <w:r w:rsidRPr="00951ED1">
        <w:rPr>
          <w:rFonts w:cs="Calibri"/>
          <w:noProof/>
          <w:sz w:val="24"/>
          <w:szCs w:val="24"/>
        </w:rPr>
        <w:t>, Duffy, J. P., Bennie, J., &amp; Gaston, K. J. (</w:t>
      </w:r>
      <w:r w:rsidR="00126877" w:rsidRPr="00951ED1">
        <w:rPr>
          <w:rFonts w:cs="Calibri"/>
          <w:noProof/>
          <w:sz w:val="24"/>
          <w:szCs w:val="24"/>
        </w:rPr>
        <w:t>2016</w:t>
      </w:r>
      <w:r w:rsidRPr="00951ED1">
        <w:rPr>
          <w:rFonts w:cs="Calibri"/>
          <w:noProof/>
          <w:sz w:val="24"/>
          <w:szCs w:val="24"/>
        </w:rPr>
        <w:t xml:space="preserve">). Stemming the tide of light pollution encroaching into marine protected areas. </w:t>
      </w:r>
      <w:r w:rsidRPr="00951ED1">
        <w:rPr>
          <w:rFonts w:cs="Calibri"/>
          <w:i/>
          <w:iCs/>
          <w:noProof/>
          <w:sz w:val="24"/>
          <w:szCs w:val="24"/>
        </w:rPr>
        <w:t>Conservation Letters</w:t>
      </w:r>
      <w:r w:rsidR="00522D7E" w:rsidRPr="00951ED1">
        <w:rPr>
          <w:rFonts w:cs="Calibri"/>
          <w:i/>
          <w:iCs/>
          <w:noProof/>
          <w:sz w:val="24"/>
          <w:szCs w:val="24"/>
        </w:rPr>
        <w:t>,</w:t>
      </w:r>
      <w:r w:rsidR="00522D7E" w:rsidRPr="00951ED1">
        <w:t xml:space="preserve"> </w:t>
      </w:r>
      <w:r w:rsidR="00522D7E" w:rsidRPr="00951ED1">
        <w:rPr>
          <w:rFonts w:cs="Calibri"/>
          <w:i/>
          <w:noProof/>
          <w:sz w:val="24"/>
          <w:szCs w:val="24"/>
        </w:rPr>
        <w:t>9</w:t>
      </w:r>
      <w:r w:rsidR="00522D7E" w:rsidRPr="00951ED1">
        <w:rPr>
          <w:rFonts w:cs="Calibri"/>
          <w:noProof/>
          <w:sz w:val="24"/>
          <w:szCs w:val="24"/>
        </w:rPr>
        <w:t>: 164–171. https://doi.org/10.1111/conl.12191</w:t>
      </w:r>
      <w:r w:rsidRPr="00951ED1">
        <w:rPr>
          <w:rFonts w:cs="Calibri"/>
          <w:noProof/>
          <w:sz w:val="24"/>
          <w:szCs w:val="24"/>
        </w:rPr>
        <w:t>.</w:t>
      </w:r>
    </w:p>
    <w:p w14:paraId="5296A010" w14:textId="6AF9D168"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Davies, T</w:t>
      </w:r>
      <w:r w:rsidR="00522D7E" w:rsidRPr="00951ED1">
        <w:rPr>
          <w:rFonts w:cs="Calibri"/>
          <w:noProof/>
          <w:sz w:val="24"/>
          <w:szCs w:val="24"/>
        </w:rPr>
        <w:t>.</w:t>
      </w:r>
      <w:r w:rsidRPr="00951ED1">
        <w:rPr>
          <w:rFonts w:cs="Calibri"/>
          <w:noProof/>
          <w:sz w:val="24"/>
          <w:szCs w:val="24"/>
        </w:rPr>
        <w:t xml:space="preserve"> W., &amp; Smyth, T. (2018). Why artificial light at night should be a focus for global change research in the 21st century. </w:t>
      </w:r>
      <w:r w:rsidRPr="00951ED1">
        <w:rPr>
          <w:rFonts w:cs="Calibri"/>
          <w:i/>
          <w:iCs/>
          <w:noProof/>
          <w:sz w:val="24"/>
          <w:szCs w:val="24"/>
        </w:rPr>
        <w:t>Global Change Biology</w:t>
      </w:r>
      <w:r w:rsidRPr="00951ED1">
        <w:rPr>
          <w:rFonts w:cs="Calibri"/>
          <w:noProof/>
          <w:sz w:val="24"/>
          <w:szCs w:val="24"/>
        </w:rPr>
        <w:t xml:space="preserve">, </w:t>
      </w:r>
      <w:r w:rsidRPr="00951ED1">
        <w:rPr>
          <w:rFonts w:cs="Calibri"/>
          <w:i/>
          <w:iCs/>
          <w:noProof/>
          <w:sz w:val="24"/>
          <w:szCs w:val="24"/>
        </w:rPr>
        <w:t>24</w:t>
      </w:r>
      <w:r w:rsidRPr="00951ED1">
        <w:rPr>
          <w:rFonts w:cs="Calibri"/>
          <w:noProof/>
          <w:sz w:val="24"/>
          <w:szCs w:val="24"/>
        </w:rPr>
        <w:t>(3), 872–882. https://doi.org/10.1111/gcb.13927</w:t>
      </w:r>
    </w:p>
    <w:p w14:paraId="778760FF" w14:textId="0CE3793F"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Davies, T</w:t>
      </w:r>
      <w:r w:rsidR="00522D7E" w:rsidRPr="00951ED1">
        <w:rPr>
          <w:rFonts w:cs="Calibri"/>
          <w:noProof/>
          <w:sz w:val="24"/>
          <w:szCs w:val="24"/>
        </w:rPr>
        <w:t>.</w:t>
      </w:r>
      <w:r w:rsidRPr="00951ED1">
        <w:rPr>
          <w:rFonts w:cs="Calibri"/>
          <w:noProof/>
          <w:sz w:val="24"/>
          <w:szCs w:val="24"/>
        </w:rPr>
        <w:t xml:space="preserve"> W, Coleman, M., Griffith, K. M., &amp; Jenkins, S. R. (2015). Night-time lighting alters the composition of marine epifaunal communities. </w:t>
      </w:r>
      <w:r w:rsidRPr="00951ED1">
        <w:rPr>
          <w:rFonts w:cs="Calibri"/>
          <w:i/>
          <w:iCs/>
          <w:noProof/>
          <w:sz w:val="24"/>
          <w:szCs w:val="24"/>
        </w:rPr>
        <w:t>Biology Letters</w:t>
      </w:r>
      <w:r w:rsidRPr="00951ED1">
        <w:rPr>
          <w:rFonts w:cs="Calibri"/>
          <w:noProof/>
          <w:sz w:val="24"/>
          <w:szCs w:val="24"/>
        </w:rPr>
        <w:t xml:space="preserve">, </w:t>
      </w:r>
      <w:r w:rsidRPr="00951ED1">
        <w:rPr>
          <w:rFonts w:cs="Calibri"/>
          <w:i/>
          <w:iCs/>
          <w:noProof/>
          <w:sz w:val="24"/>
          <w:szCs w:val="24"/>
        </w:rPr>
        <w:t>11</w:t>
      </w:r>
      <w:r w:rsidRPr="00951ED1">
        <w:rPr>
          <w:rFonts w:cs="Calibri"/>
          <w:noProof/>
          <w:sz w:val="24"/>
          <w:szCs w:val="24"/>
        </w:rPr>
        <w:t>, 20150080. https://doi.org/10.1098/rsbl.2015.0080</w:t>
      </w:r>
    </w:p>
    <w:p w14:paraId="1FA11904" w14:textId="0DAF201C"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Davies, T</w:t>
      </w:r>
      <w:r w:rsidR="00522D7E" w:rsidRPr="00951ED1">
        <w:rPr>
          <w:rFonts w:cs="Calibri"/>
          <w:noProof/>
          <w:sz w:val="24"/>
          <w:szCs w:val="24"/>
        </w:rPr>
        <w:t>.</w:t>
      </w:r>
      <w:r w:rsidRPr="00951ED1">
        <w:rPr>
          <w:rFonts w:cs="Calibri"/>
          <w:noProof/>
          <w:sz w:val="24"/>
          <w:szCs w:val="24"/>
        </w:rPr>
        <w:t xml:space="preserve"> W</w:t>
      </w:r>
      <w:r w:rsidR="00522D7E" w:rsidRPr="00951ED1">
        <w:rPr>
          <w:rFonts w:cs="Calibri"/>
          <w:noProof/>
          <w:sz w:val="24"/>
          <w:szCs w:val="24"/>
        </w:rPr>
        <w:t>.</w:t>
      </w:r>
      <w:r w:rsidRPr="00951ED1">
        <w:rPr>
          <w:rFonts w:cs="Calibri"/>
          <w:noProof/>
          <w:sz w:val="24"/>
          <w:szCs w:val="24"/>
        </w:rPr>
        <w:t xml:space="preserve">, Duffy, J. P., Bennie, J., &amp; Gaston, K. J. (2014). The nature, extent, and ecological implications of marine light pollution. </w:t>
      </w:r>
      <w:r w:rsidRPr="00951ED1">
        <w:rPr>
          <w:rFonts w:cs="Calibri"/>
          <w:i/>
          <w:iCs/>
          <w:noProof/>
          <w:sz w:val="24"/>
          <w:szCs w:val="24"/>
        </w:rPr>
        <w:t>Frontiers in Ecology and the Environment</w:t>
      </w:r>
      <w:r w:rsidRPr="00951ED1">
        <w:rPr>
          <w:rFonts w:cs="Calibri"/>
          <w:noProof/>
          <w:sz w:val="24"/>
          <w:szCs w:val="24"/>
        </w:rPr>
        <w:t xml:space="preserve">, </w:t>
      </w:r>
      <w:r w:rsidRPr="00951ED1">
        <w:rPr>
          <w:rFonts w:cs="Calibri"/>
          <w:i/>
          <w:iCs/>
          <w:noProof/>
          <w:sz w:val="24"/>
          <w:szCs w:val="24"/>
        </w:rPr>
        <w:t>12</w:t>
      </w:r>
      <w:r w:rsidRPr="00951ED1">
        <w:rPr>
          <w:rFonts w:cs="Calibri"/>
          <w:noProof/>
          <w:sz w:val="24"/>
          <w:szCs w:val="24"/>
        </w:rPr>
        <w:t>(6), 347–355.</w:t>
      </w:r>
      <w:r w:rsidR="00522D7E" w:rsidRPr="00951ED1">
        <w:rPr>
          <w:rFonts w:cs="Calibri"/>
          <w:noProof/>
          <w:sz w:val="24"/>
          <w:szCs w:val="24"/>
        </w:rPr>
        <w:t xml:space="preserve"> https://doi.org/10.1890/130281</w:t>
      </w:r>
    </w:p>
    <w:p w14:paraId="02496408"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Duanmu, D., Bachy, C., Sudek, S., Wong, C. H., Jiménez, V., Rockwell, N. C., … Worden, A. Z. (2014). Marine algae and land plants share conserved phytochrome signaling systems. </w:t>
      </w:r>
      <w:r w:rsidRPr="00951ED1">
        <w:rPr>
          <w:rFonts w:cs="Calibri"/>
          <w:i/>
          <w:iCs/>
          <w:noProof/>
          <w:sz w:val="24"/>
          <w:szCs w:val="24"/>
        </w:rPr>
        <w:t>Proceedings of the National Academy of Sciences of the United States of America</w:t>
      </w:r>
      <w:r w:rsidRPr="00951ED1">
        <w:rPr>
          <w:rFonts w:cs="Calibri"/>
          <w:noProof/>
          <w:sz w:val="24"/>
          <w:szCs w:val="24"/>
        </w:rPr>
        <w:t xml:space="preserve">, </w:t>
      </w:r>
      <w:r w:rsidRPr="00951ED1">
        <w:rPr>
          <w:rFonts w:cs="Calibri"/>
          <w:i/>
          <w:iCs/>
          <w:noProof/>
          <w:sz w:val="24"/>
          <w:szCs w:val="24"/>
        </w:rPr>
        <w:lastRenderedPageBreak/>
        <w:t>111</w:t>
      </w:r>
      <w:r w:rsidRPr="00951ED1">
        <w:rPr>
          <w:rFonts w:cs="Calibri"/>
          <w:noProof/>
          <w:sz w:val="24"/>
          <w:szCs w:val="24"/>
        </w:rPr>
        <w:t>(44), 15827–15832. https://doi.org/10.1073/pnas.1416751111</w:t>
      </w:r>
    </w:p>
    <w:p w14:paraId="548F3583" w14:textId="35943D44" w:rsidR="002316BF" w:rsidRPr="00951ED1" w:rsidRDefault="002316BF" w:rsidP="00C7037D">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Duarte, C., Quintanilla-Ahumada, D., Anguita, C., Manríquez, P. H., Widdicombe, S., Pulgar, J., … Quijón, P. A. (2019). Artificial light pollution at night (ALAN) disrupts the distribution and circadian rhythm of a sandy beach isopod. </w:t>
      </w:r>
      <w:r w:rsidRPr="00951ED1">
        <w:rPr>
          <w:rFonts w:cs="Calibri"/>
          <w:i/>
          <w:iCs/>
          <w:noProof/>
          <w:sz w:val="24"/>
          <w:szCs w:val="24"/>
        </w:rPr>
        <w:t>Environmental Pollution</w:t>
      </w:r>
      <w:r w:rsidR="00C7037D" w:rsidRPr="00951ED1">
        <w:rPr>
          <w:rFonts w:cs="Calibri"/>
          <w:i/>
          <w:iCs/>
          <w:noProof/>
          <w:sz w:val="24"/>
          <w:szCs w:val="24"/>
        </w:rPr>
        <w:t>,</w:t>
      </w:r>
      <w:r w:rsidR="00C7037D" w:rsidRPr="00951ED1">
        <w:t xml:space="preserve"> </w:t>
      </w:r>
      <w:r w:rsidR="00C7037D" w:rsidRPr="00951ED1">
        <w:rPr>
          <w:rFonts w:cs="Calibri"/>
          <w:i/>
          <w:iCs/>
          <w:noProof/>
          <w:sz w:val="24"/>
          <w:szCs w:val="24"/>
        </w:rPr>
        <w:t xml:space="preserve">248, </w:t>
      </w:r>
      <w:r w:rsidR="00C7037D" w:rsidRPr="00951ED1">
        <w:rPr>
          <w:rFonts w:cs="Calibri"/>
          <w:iCs/>
          <w:noProof/>
          <w:sz w:val="24"/>
          <w:szCs w:val="24"/>
        </w:rPr>
        <w:t>565</w:t>
      </w:r>
      <w:r w:rsidR="00C7037D" w:rsidRPr="00951ED1">
        <w:rPr>
          <w:rFonts w:cs="Calibri"/>
          <w:noProof/>
          <w:sz w:val="24"/>
          <w:szCs w:val="24"/>
        </w:rPr>
        <w:t>–</w:t>
      </w:r>
      <w:r w:rsidR="00C7037D" w:rsidRPr="00951ED1">
        <w:rPr>
          <w:rFonts w:cs="Calibri"/>
          <w:iCs/>
          <w:noProof/>
          <w:sz w:val="24"/>
          <w:szCs w:val="24"/>
        </w:rPr>
        <w:t>573</w:t>
      </w:r>
      <w:r w:rsidRPr="00951ED1">
        <w:rPr>
          <w:rFonts w:cs="Calibri"/>
          <w:noProof/>
          <w:sz w:val="24"/>
          <w:szCs w:val="24"/>
        </w:rPr>
        <w:t>. https://doi.org/10.1016/j.envpol.2019.02.037</w:t>
      </w:r>
    </w:p>
    <w:p w14:paraId="1504BBAF"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Dwyer, R. G., Bearhop, S., Campbell, H. A., &amp; Bryant, D. M. (2013). Shedding light on light: Benefits of anthropogenic illumination to a nocturnally foraging shorebird. </w:t>
      </w:r>
      <w:r w:rsidRPr="00951ED1">
        <w:rPr>
          <w:rFonts w:cs="Calibri"/>
          <w:i/>
          <w:iCs/>
          <w:noProof/>
          <w:sz w:val="24"/>
          <w:szCs w:val="24"/>
        </w:rPr>
        <w:t>Journal of Animal Ecology</w:t>
      </w:r>
      <w:r w:rsidRPr="00951ED1">
        <w:rPr>
          <w:rFonts w:cs="Calibri"/>
          <w:noProof/>
          <w:sz w:val="24"/>
          <w:szCs w:val="24"/>
        </w:rPr>
        <w:t xml:space="preserve">, </w:t>
      </w:r>
      <w:r w:rsidRPr="00951ED1">
        <w:rPr>
          <w:rFonts w:cs="Calibri"/>
          <w:i/>
          <w:iCs/>
          <w:noProof/>
          <w:sz w:val="24"/>
          <w:szCs w:val="24"/>
        </w:rPr>
        <w:t>82</w:t>
      </w:r>
      <w:r w:rsidRPr="00951ED1">
        <w:rPr>
          <w:rFonts w:cs="Calibri"/>
          <w:noProof/>
          <w:sz w:val="24"/>
          <w:szCs w:val="24"/>
        </w:rPr>
        <w:t>(2), 478–485. https://doi.org/10.1111/1365-2656.12012</w:t>
      </w:r>
    </w:p>
    <w:p w14:paraId="71A0F1ED" w14:textId="353ECD06"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Falchi, F., Cinzano, P., Duriscoe, D., Kyba, C. C. M., Elvidge, C. D., Baugh, K., … Furgoni, R. (2016). The new world atlas of artificial night sky brightness. </w:t>
      </w:r>
      <w:r w:rsidRPr="00951ED1">
        <w:rPr>
          <w:rFonts w:cs="Calibri"/>
          <w:i/>
          <w:iCs/>
          <w:noProof/>
          <w:sz w:val="24"/>
          <w:szCs w:val="24"/>
        </w:rPr>
        <w:t>Science Advances</w:t>
      </w:r>
      <w:r w:rsidRPr="00951ED1">
        <w:rPr>
          <w:rFonts w:cs="Calibri"/>
          <w:noProof/>
          <w:sz w:val="24"/>
          <w:szCs w:val="24"/>
        </w:rPr>
        <w:t xml:space="preserve">, </w:t>
      </w:r>
      <w:r w:rsidRPr="00951ED1">
        <w:rPr>
          <w:rFonts w:cs="Calibri"/>
          <w:i/>
          <w:iCs/>
          <w:noProof/>
          <w:sz w:val="24"/>
          <w:szCs w:val="24"/>
        </w:rPr>
        <w:t>2</w:t>
      </w:r>
      <w:r w:rsidRPr="00951ED1">
        <w:rPr>
          <w:rFonts w:cs="Calibri"/>
          <w:noProof/>
          <w:sz w:val="24"/>
          <w:szCs w:val="24"/>
        </w:rPr>
        <w:t>(6)</w:t>
      </w:r>
      <w:r w:rsidR="00C7037D" w:rsidRPr="00951ED1">
        <w:rPr>
          <w:rFonts w:cs="Calibri"/>
          <w:noProof/>
          <w:sz w:val="24"/>
          <w:szCs w:val="24"/>
        </w:rPr>
        <w:t>,</w:t>
      </w:r>
      <w:r w:rsidR="00C7037D" w:rsidRPr="00951ED1">
        <w:t xml:space="preserve"> </w:t>
      </w:r>
      <w:r w:rsidR="00C7037D" w:rsidRPr="00951ED1">
        <w:rPr>
          <w:rFonts w:cs="Calibri"/>
          <w:noProof/>
          <w:sz w:val="24"/>
          <w:szCs w:val="24"/>
        </w:rPr>
        <w:t>e1600377</w:t>
      </w:r>
      <w:r w:rsidRPr="00951ED1">
        <w:rPr>
          <w:rFonts w:cs="Calibri"/>
          <w:noProof/>
          <w:sz w:val="24"/>
          <w:szCs w:val="24"/>
        </w:rPr>
        <w:t>. https://doi.org/10.1126/sciadv.1600377</w:t>
      </w:r>
    </w:p>
    <w:p w14:paraId="466E0AA2"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Garratt, M. J., Jenkins, S. R., &amp; Davies, T. W. (2019). Mapping the consequences of artificial light at night for intertidal ecosystems. </w:t>
      </w:r>
      <w:r w:rsidRPr="00951ED1">
        <w:rPr>
          <w:rFonts w:cs="Calibri"/>
          <w:i/>
          <w:iCs/>
          <w:noProof/>
          <w:sz w:val="24"/>
          <w:szCs w:val="24"/>
        </w:rPr>
        <w:t>Science of the Total Environment</w:t>
      </w:r>
      <w:r w:rsidRPr="00951ED1">
        <w:rPr>
          <w:rFonts w:cs="Calibri"/>
          <w:noProof/>
          <w:sz w:val="24"/>
          <w:szCs w:val="24"/>
        </w:rPr>
        <w:t xml:space="preserve">, </w:t>
      </w:r>
      <w:r w:rsidRPr="00951ED1">
        <w:rPr>
          <w:rFonts w:cs="Calibri"/>
          <w:i/>
          <w:iCs/>
          <w:noProof/>
          <w:sz w:val="24"/>
          <w:szCs w:val="24"/>
        </w:rPr>
        <w:t>691</w:t>
      </w:r>
      <w:r w:rsidRPr="00951ED1">
        <w:rPr>
          <w:rFonts w:cs="Calibri"/>
          <w:noProof/>
          <w:sz w:val="24"/>
          <w:szCs w:val="24"/>
        </w:rPr>
        <w:t>, 760–768. https://doi.org/10.1016/j.scitotenv.2019.07.156</w:t>
      </w:r>
    </w:p>
    <w:p w14:paraId="069AB44F" w14:textId="126F8AD2"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Gaston, K. J., Davies, T. W., Bennie, J., &amp; Hopkins, J. (2012). Reducing the ecological consequences of night-time light pollution: </w:t>
      </w:r>
      <w:r w:rsidR="008D6F39" w:rsidRPr="00951ED1">
        <w:rPr>
          <w:rFonts w:cs="Calibri"/>
          <w:noProof/>
          <w:sz w:val="24"/>
          <w:szCs w:val="24"/>
        </w:rPr>
        <w:t xml:space="preserve">Options </w:t>
      </w:r>
      <w:r w:rsidRPr="00951ED1">
        <w:rPr>
          <w:rFonts w:cs="Calibri"/>
          <w:noProof/>
          <w:sz w:val="24"/>
          <w:szCs w:val="24"/>
        </w:rPr>
        <w:t xml:space="preserve">and developments. </w:t>
      </w:r>
      <w:r w:rsidRPr="00951ED1">
        <w:rPr>
          <w:rFonts w:cs="Calibri"/>
          <w:i/>
          <w:iCs/>
          <w:noProof/>
          <w:sz w:val="24"/>
          <w:szCs w:val="24"/>
        </w:rPr>
        <w:t>Journal of Applied Ecology</w:t>
      </w:r>
      <w:r w:rsidRPr="00951ED1">
        <w:rPr>
          <w:rFonts w:cs="Calibri"/>
          <w:noProof/>
          <w:sz w:val="24"/>
          <w:szCs w:val="24"/>
        </w:rPr>
        <w:t xml:space="preserve">, </w:t>
      </w:r>
      <w:r w:rsidRPr="00951ED1">
        <w:rPr>
          <w:rFonts w:cs="Calibri"/>
          <w:i/>
          <w:iCs/>
          <w:noProof/>
          <w:sz w:val="24"/>
          <w:szCs w:val="24"/>
        </w:rPr>
        <w:t>49</w:t>
      </w:r>
      <w:r w:rsidRPr="00951ED1">
        <w:rPr>
          <w:rFonts w:cs="Calibri"/>
          <w:noProof/>
          <w:sz w:val="24"/>
          <w:szCs w:val="24"/>
        </w:rPr>
        <w:t>, 1256–1266. https://doi.org/10.1111/j.1365-2664.2012.02212.x</w:t>
      </w:r>
    </w:p>
    <w:p w14:paraId="7803EACD"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Gorbunov, M. Y., &amp; Falkowski, P. G. (2002). Photoreceptors in the cnidarian hosts allow symbiotic corals to sense blue moonlight. </w:t>
      </w:r>
      <w:r w:rsidRPr="00951ED1">
        <w:rPr>
          <w:rFonts w:cs="Calibri"/>
          <w:i/>
          <w:iCs/>
          <w:noProof/>
          <w:sz w:val="24"/>
          <w:szCs w:val="24"/>
        </w:rPr>
        <w:t>Limnology and Oceanography</w:t>
      </w:r>
      <w:r w:rsidRPr="00951ED1">
        <w:rPr>
          <w:rFonts w:cs="Calibri"/>
          <w:noProof/>
          <w:sz w:val="24"/>
          <w:szCs w:val="24"/>
        </w:rPr>
        <w:t xml:space="preserve">, </w:t>
      </w:r>
      <w:r w:rsidRPr="00951ED1">
        <w:rPr>
          <w:rFonts w:cs="Calibri"/>
          <w:i/>
          <w:iCs/>
          <w:noProof/>
          <w:sz w:val="24"/>
          <w:szCs w:val="24"/>
        </w:rPr>
        <w:t>47</w:t>
      </w:r>
      <w:r w:rsidRPr="00951ED1">
        <w:rPr>
          <w:rFonts w:cs="Calibri"/>
          <w:noProof/>
          <w:sz w:val="24"/>
          <w:szCs w:val="24"/>
        </w:rPr>
        <w:t>(1), 309–315. https://doi.org/10.2307/3069144</w:t>
      </w:r>
    </w:p>
    <w:p w14:paraId="4953ABD7" w14:textId="5C2D5A0D"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Kamrowski, R. L., Limpus, C., Moloney, J., &amp; Hamann, M. (2012). Coastal light pollution and marine turtles: </w:t>
      </w:r>
      <w:r w:rsidR="008D6F39" w:rsidRPr="00951ED1">
        <w:rPr>
          <w:rFonts w:cs="Calibri"/>
          <w:noProof/>
          <w:sz w:val="24"/>
          <w:szCs w:val="24"/>
        </w:rPr>
        <w:t xml:space="preserve">Assessing </w:t>
      </w:r>
      <w:r w:rsidRPr="00951ED1">
        <w:rPr>
          <w:rFonts w:cs="Calibri"/>
          <w:noProof/>
          <w:sz w:val="24"/>
          <w:szCs w:val="24"/>
        </w:rPr>
        <w:t xml:space="preserve">the magnitude of the problem. </w:t>
      </w:r>
      <w:r w:rsidRPr="00951ED1">
        <w:rPr>
          <w:rFonts w:cs="Calibri"/>
          <w:i/>
          <w:iCs/>
          <w:noProof/>
          <w:sz w:val="24"/>
          <w:szCs w:val="24"/>
        </w:rPr>
        <w:t>Endangered Species Research</w:t>
      </w:r>
      <w:r w:rsidRPr="00951ED1">
        <w:rPr>
          <w:rFonts w:cs="Calibri"/>
          <w:noProof/>
          <w:sz w:val="24"/>
          <w:szCs w:val="24"/>
        </w:rPr>
        <w:t xml:space="preserve">, </w:t>
      </w:r>
      <w:r w:rsidRPr="00951ED1">
        <w:rPr>
          <w:rFonts w:cs="Calibri"/>
          <w:i/>
          <w:iCs/>
          <w:noProof/>
          <w:sz w:val="24"/>
          <w:szCs w:val="24"/>
        </w:rPr>
        <w:t>19</w:t>
      </w:r>
      <w:r w:rsidRPr="00951ED1">
        <w:rPr>
          <w:rFonts w:cs="Calibri"/>
          <w:noProof/>
          <w:sz w:val="24"/>
          <w:szCs w:val="24"/>
        </w:rPr>
        <w:t>, 85–98.</w:t>
      </w:r>
      <w:r w:rsidR="00C7037D" w:rsidRPr="00951ED1">
        <w:rPr>
          <w:rFonts w:cs="Calibri"/>
          <w:noProof/>
          <w:sz w:val="24"/>
          <w:szCs w:val="24"/>
        </w:rPr>
        <w:t xml:space="preserve"> https://doi.org/10.3354/esr00462</w:t>
      </w:r>
    </w:p>
    <w:p w14:paraId="29F42A34"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Kaniewska, P., Alon, S., Karako-Lampert, S., Hoegh-Guldberg, O., &amp; Levy, O. (2015). Signaling </w:t>
      </w:r>
      <w:r w:rsidRPr="00951ED1">
        <w:rPr>
          <w:rFonts w:cs="Calibri"/>
          <w:noProof/>
          <w:sz w:val="24"/>
          <w:szCs w:val="24"/>
        </w:rPr>
        <w:lastRenderedPageBreak/>
        <w:t xml:space="preserve">cascades and the importance of moonlight in coral broadcast mass spawning. </w:t>
      </w:r>
      <w:r w:rsidRPr="00951ED1">
        <w:rPr>
          <w:rFonts w:cs="Calibri"/>
          <w:i/>
          <w:iCs/>
          <w:noProof/>
          <w:sz w:val="24"/>
          <w:szCs w:val="24"/>
        </w:rPr>
        <w:t>ELife</w:t>
      </w:r>
      <w:r w:rsidRPr="00951ED1">
        <w:rPr>
          <w:rFonts w:cs="Calibri"/>
          <w:noProof/>
          <w:sz w:val="24"/>
          <w:szCs w:val="24"/>
        </w:rPr>
        <w:t xml:space="preserve">, </w:t>
      </w:r>
      <w:r w:rsidRPr="00951ED1">
        <w:rPr>
          <w:rFonts w:cs="Calibri"/>
          <w:i/>
          <w:iCs/>
          <w:noProof/>
          <w:sz w:val="24"/>
          <w:szCs w:val="24"/>
        </w:rPr>
        <w:t>4</w:t>
      </w:r>
      <w:r w:rsidRPr="00951ED1">
        <w:rPr>
          <w:rFonts w:cs="Calibri"/>
          <w:noProof/>
          <w:sz w:val="24"/>
          <w:szCs w:val="24"/>
        </w:rPr>
        <w:t>, e09991. https://doi.org/10.7554/eLife.09991</w:t>
      </w:r>
    </w:p>
    <w:p w14:paraId="1703D13A" w14:textId="262825D6"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Kowalczuk, P., Zabłocka, M., Sagan, S., &amp; Kuliński, K. (2010). Fluorescence measured in situ as a proxy of CDOM absorption and DOC concentration in the Baltic Sea. </w:t>
      </w:r>
      <w:r w:rsidRPr="00951ED1">
        <w:rPr>
          <w:rFonts w:cs="Calibri"/>
          <w:i/>
          <w:iCs/>
          <w:noProof/>
          <w:sz w:val="24"/>
          <w:szCs w:val="24"/>
        </w:rPr>
        <w:t>Oceanologia</w:t>
      </w:r>
      <w:r w:rsidRPr="00951ED1">
        <w:rPr>
          <w:rFonts w:cs="Calibri"/>
          <w:noProof/>
          <w:sz w:val="24"/>
          <w:szCs w:val="24"/>
        </w:rPr>
        <w:t xml:space="preserve">, </w:t>
      </w:r>
      <w:r w:rsidR="00C7037D" w:rsidRPr="00951ED1">
        <w:rPr>
          <w:rFonts w:cs="Calibri"/>
          <w:i/>
          <w:iCs/>
          <w:noProof/>
          <w:sz w:val="24"/>
          <w:szCs w:val="24"/>
        </w:rPr>
        <w:t xml:space="preserve">53, </w:t>
      </w:r>
      <w:r w:rsidR="00C7037D" w:rsidRPr="00951ED1">
        <w:rPr>
          <w:rFonts w:cs="Calibri"/>
          <w:iCs/>
          <w:noProof/>
          <w:sz w:val="24"/>
          <w:szCs w:val="24"/>
        </w:rPr>
        <w:t>431–471</w:t>
      </w:r>
      <w:r w:rsidR="00C7037D" w:rsidRPr="00951ED1">
        <w:rPr>
          <w:rFonts w:cs="Calibri"/>
          <w:i/>
          <w:iCs/>
          <w:noProof/>
          <w:sz w:val="24"/>
          <w:szCs w:val="24"/>
        </w:rPr>
        <w:t xml:space="preserve">. </w:t>
      </w:r>
      <w:r w:rsidR="00C7037D" w:rsidRPr="00951ED1">
        <w:rPr>
          <w:rFonts w:cs="Calibri"/>
          <w:iCs/>
          <w:noProof/>
          <w:sz w:val="24"/>
          <w:szCs w:val="24"/>
        </w:rPr>
        <w:t>doi: 10.5697/oc.52-3.431.</w:t>
      </w:r>
      <w:r w:rsidRPr="00951ED1">
        <w:rPr>
          <w:rFonts w:cs="Calibri"/>
          <w:noProof/>
          <w:sz w:val="24"/>
          <w:szCs w:val="24"/>
        </w:rPr>
        <w:t>.</w:t>
      </w:r>
    </w:p>
    <w:p w14:paraId="087E6ABA" w14:textId="0DCC33CF"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Last, K. S., Hobbs, L., Berge, J., Brierley, A. S., &amp; Cottier, F. (2016). Moonlight </w:t>
      </w:r>
      <w:r w:rsidR="00C7037D" w:rsidRPr="00951ED1">
        <w:rPr>
          <w:rFonts w:cs="Calibri"/>
          <w:noProof/>
          <w:sz w:val="24"/>
          <w:szCs w:val="24"/>
        </w:rPr>
        <w:t>drives ocean</w:t>
      </w:r>
      <w:r w:rsidRPr="00951ED1">
        <w:rPr>
          <w:rFonts w:cs="Calibri"/>
          <w:noProof/>
          <w:sz w:val="24"/>
          <w:szCs w:val="24"/>
        </w:rPr>
        <w:t>-</w:t>
      </w:r>
      <w:r w:rsidR="00C7037D" w:rsidRPr="00951ED1">
        <w:rPr>
          <w:rFonts w:cs="Calibri"/>
          <w:noProof/>
          <w:sz w:val="24"/>
          <w:szCs w:val="24"/>
        </w:rPr>
        <w:t>scale mass v</w:t>
      </w:r>
      <w:r w:rsidRPr="00951ED1">
        <w:rPr>
          <w:rFonts w:cs="Calibri"/>
          <w:noProof/>
          <w:sz w:val="24"/>
          <w:szCs w:val="24"/>
        </w:rPr>
        <w:t xml:space="preserve">ertical </w:t>
      </w:r>
      <w:r w:rsidR="00C7037D" w:rsidRPr="00951ED1">
        <w:rPr>
          <w:rFonts w:cs="Calibri"/>
          <w:noProof/>
          <w:sz w:val="24"/>
          <w:szCs w:val="24"/>
        </w:rPr>
        <w:t xml:space="preserve">migration </w:t>
      </w:r>
      <w:r w:rsidRPr="00951ED1">
        <w:rPr>
          <w:rFonts w:cs="Calibri"/>
          <w:noProof/>
          <w:sz w:val="24"/>
          <w:szCs w:val="24"/>
        </w:rPr>
        <w:t xml:space="preserve">of </w:t>
      </w:r>
      <w:r w:rsidR="00C7037D" w:rsidRPr="00951ED1">
        <w:rPr>
          <w:rFonts w:cs="Calibri"/>
          <w:noProof/>
          <w:sz w:val="24"/>
          <w:szCs w:val="24"/>
        </w:rPr>
        <w:t xml:space="preserve">zooplankton </w:t>
      </w:r>
      <w:r w:rsidRPr="00951ED1">
        <w:rPr>
          <w:rFonts w:cs="Calibri"/>
          <w:noProof/>
          <w:sz w:val="24"/>
          <w:szCs w:val="24"/>
        </w:rPr>
        <w:t xml:space="preserve">during the Arctic </w:t>
      </w:r>
      <w:r w:rsidR="00C7037D" w:rsidRPr="00951ED1">
        <w:rPr>
          <w:rFonts w:cs="Calibri"/>
          <w:noProof/>
          <w:sz w:val="24"/>
          <w:szCs w:val="24"/>
        </w:rPr>
        <w:t>winter</w:t>
      </w:r>
      <w:r w:rsidRPr="00951ED1">
        <w:rPr>
          <w:rFonts w:cs="Calibri"/>
          <w:noProof/>
          <w:sz w:val="24"/>
          <w:szCs w:val="24"/>
        </w:rPr>
        <w:t xml:space="preserve">. </w:t>
      </w:r>
      <w:r w:rsidRPr="00951ED1">
        <w:rPr>
          <w:rFonts w:cs="Calibri"/>
          <w:i/>
          <w:iCs/>
          <w:noProof/>
          <w:sz w:val="24"/>
          <w:szCs w:val="24"/>
        </w:rPr>
        <w:t>Current Biology</w:t>
      </w:r>
      <w:r w:rsidRPr="00951ED1">
        <w:rPr>
          <w:rFonts w:cs="Calibri"/>
          <w:noProof/>
          <w:sz w:val="24"/>
          <w:szCs w:val="24"/>
        </w:rPr>
        <w:t xml:space="preserve">, </w:t>
      </w:r>
      <w:r w:rsidRPr="00951ED1">
        <w:rPr>
          <w:rFonts w:cs="Calibri"/>
          <w:i/>
          <w:iCs/>
          <w:noProof/>
          <w:sz w:val="24"/>
          <w:szCs w:val="24"/>
        </w:rPr>
        <w:t>26</w:t>
      </w:r>
      <w:r w:rsidRPr="00951ED1">
        <w:rPr>
          <w:rFonts w:cs="Calibri"/>
          <w:noProof/>
          <w:sz w:val="24"/>
          <w:szCs w:val="24"/>
        </w:rPr>
        <w:t>(2), 244–251. https://doi.org/10.1016/j.cub.2015.11.038</w:t>
      </w:r>
    </w:p>
    <w:p w14:paraId="1315EB10" w14:textId="5CF339C2"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Longcore, T., Aldern, H. L., Eggers, J. F., Flores, S., Franco, L., Hirshfield-Yamanishi, E., … Barroso, A. M. (2015). Tuning the white light spectrum of light emitting diode lamps to reduce attraction of nocturnal arthropods. </w:t>
      </w:r>
      <w:r w:rsidRPr="00951ED1">
        <w:rPr>
          <w:rFonts w:cs="Calibri"/>
          <w:i/>
          <w:iCs/>
          <w:noProof/>
          <w:sz w:val="24"/>
          <w:szCs w:val="24"/>
        </w:rPr>
        <w:t>Philosophical Transactions of the Royal Society of London B: Biological Sciences</w:t>
      </w:r>
      <w:r w:rsidRPr="00951ED1">
        <w:rPr>
          <w:rFonts w:cs="Calibri"/>
          <w:noProof/>
          <w:sz w:val="24"/>
          <w:szCs w:val="24"/>
        </w:rPr>
        <w:t xml:space="preserve">, </w:t>
      </w:r>
      <w:r w:rsidRPr="00951ED1">
        <w:rPr>
          <w:rFonts w:cs="Calibri"/>
          <w:i/>
          <w:iCs/>
          <w:noProof/>
          <w:sz w:val="24"/>
          <w:szCs w:val="24"/>
        </w:rPr>
        <w:t>370</w:t>
      </w:r>
      <w:r w:rsidR="00C7037D" w:rsidRPr="00951ED1">
        <w:rPr>
          <w:rFonts w:cs="Calibri"/>
          <w:i/>
          <w:iCs/>
          <w:noProof/>
          <w:sz w:val="24"/>
          <w:szCs w:val="24"/>
        </w:rPr>
        <w:t xml:space="preserve"> </w:t>
      </w:r>
      <w:r w:rsidRPr="00951ED1">
        <w:rPr>
          <w:rFonts w:cs="Calibri"/>
          <w:noProof/>
          <w:sz w:val="24"/>
          <w:szCs w:val="24"/>
        </w:rPr>
        <w:t>(1667), 20140125. https://doi.org/10.1098/rstb.2014.0125</w:t>
      </w:r>
    </w:p>
    <w:p w14:paraId="4AE7778A" w14:textId="6AD0D29A"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Longcore, T., Rodríguez, A., Witherington, B., Penniman, J. F., Herf, L., &amp; Herf, M. (2018). Rapid assessment of lamp spectrum to quantify ecological effects of light at night. </w:t>
      </w:r>
      <w:r w:rsidRPr="00951ED1">
        <w:rPr>
          <w:rFonts w:cs="Calibri"/>
          <w:i/>
          <w:iCs/>
          <w:noProof/>
          <w:sz w:val="24"/>
          <w:szCs w:val="24"/>
        </w:rPr>
        <w:t>Journal of Experimental Zoology Part A: Ecological and Integrative Physiology</w:t>
      </w:r>
      <w:r w:rsidRPr="00951ED1">
        <w:rPr>
          <w:rFonts w:cs="Calibri"/>
          <w:noProof/>
          <w:sz w:val="24"/>
          <w:szCs w:val="24"/>
        </w:rPr>
        <w:t xml:space="preserve">, </w:t>
      </w:r>
      <w:r w:rsidRPr="00951ED1">
        <w:rPr>
          <w:rFonts w:cs="Calibri"/>
          <w:i/>
          <w:iCs/>
          <w:noProof/>
          <w:sz w:val="24"/>
          <w:szCs w:val="24"/>
        </w:rPr>
        <w:t>329</w:t>
      </w:r>
      <w:r w:rsidR="00C7037D" w:rsidRPr="00951ED1">
        <w:rPr>
          <w:rFonts w:cs="Calibri"/>
          <w:i/>
          <w:iCs/>
          <w:noProof/>
          <w:sz w:val="24"/>
          <w:szCs w:val="24"/>
        </w:rPr>
        <w:t xml:space="preserve"> </w:t>
      </w:r>
      <w:r w:rsidRPr="00951ED1">
        <w:rPr>
          <w:rFonts w:cs="Calibri"/>
          <w:noProof/>
          <w:sz w:val="24"/>
          <w:szCs w:val="24"/>
        </w:rPr>
        <w:t>(8–9), 511–521. https://doi.org/10.1002/jez.2184</w:t>
      </w:r>
    </w:p>
    <w:p w14:paraId="2CE1C1D9" w14:textId="2152941B"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Ludvigsen, M., Berge, J., Geoffroy, M., Cohen, J. H., De La Torre, P. R., Nornes, S. M., … Johnsen, G. (2018). Use of an </w:t>
      </w:r>
      <w:r w:rsidR="00C7037D" w:rsidRPr="00951ED1">
        <w:rPr>
          <w:rFonts w:cs="Calibri"/>
          <w:noProof/>
          <w:sz w:val="24"/>
          <w:szCs w:val="24"/>
        </w:rPr>
        <w:t xml:space="preserve">autonomous surface vehicle </w:t>
      </w:r>
      <w:r w:rsidRPr="00951ED1">
        <w:rPr>
          <w:rFonts w:cs="Calibri"/>
          <w:noProof/>
          <w:sz w:val="24"/>
          <w:szCs w:val="24"/>
        </w:rPr>
        <w:t xml:space="preserve">reveals small-scale diel vertical migrations of zooplankton and susceptibility to light pollution under low solar irradiance. </w:t>
      </w:r>
      <w:r w:rsidRPr="00951ED1">
        <w:rPr>
          <w:rFonts w:cs="Calibri"/>
          <w:i/>
          <w:iCs/>
          <w:noProof/>
          <w:sz w:val="24"/>
          <w:szCs w:val="24"/>
        </w:rPr>
        <w:t>Science Advances</w:t>
      </w:r>
      <w:r w:rsidRPr="00951ED1">
        <w:rPr>
          <w:rFonts w:cs="Calibri"/>
          <w:noProof/>
          <w:sz w:val="24"/>
          <w:szCs w:val="24"/>
        </w:rPr>
        <w:t xml:space="preserve">, </w:t>
      </w:r>
      <w:r w:rsidRPr="00951ED1">
        <w:rPr>
          <w:rFonts w:cs="Calibri"/>
          <w:i/>
          <w:iCs/>
          <w:noProof/>
          <w:sz w:val="24"/>
          <w:szCs w:val="24"/>
        </w:rPr>
        <w:t>4</w:t>
      </w:r>
      <w:r w:rsidR="00C7037D" w:rsidRPr="00951ED1">
        <w:rPr>
          <w:rFonts w:cs="Calibri"/>
          <w:i/>
          <w:iCs/>
          <w:noProof/>
          <w:sz w:val="24"/>
          <w:szCs w:val="24"/>
        </w:rPr>
        <w:t xml:space="preserve"> </w:t>
      </w:r>
      <w:r w:rsidRPr="00951ED1">
        <w:rPr>
          <w:rFonts w:cs="Calibri"/>
          <w:noProof/>
          <w:sz w:val="24"/>
          <w:szCs w:val="24"/>
        </w:rPr>
        <w:t>(1)</w:t>
      </w:r>
      <w:r w:rsidR="00C7037D" w:rsidRPr="00951ED1">
        <w:rPr>
          <w:rFonts w:cs="Calibri"/>
          <w:noProof/>
          <w:sz w:val="24"/>
          <w:szCs w:val="24"/>
        </w:rPr>
        <w:t>, eaap9887</w:t>
      </w:r>
      <w:r w:rsidRPr="00951ED1">
        <w:rPr>
          <w:rFonts w:cs="Calibri"/>
          <w:noProof/>
          <w:sz w:val="24"/>
          <w:szCs w:val="24"/>
        </w:rPr>
        <w:t>. https://doi.org/10.1126/sciadv.aap9887</w:t>
      </w:r>
    </w:p>
    <w:p w14:paraId="6BD67E11" w14:textId="60B8D17B"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Luijendijk, A., Hagenaars, G., Ranasinghe, R., Baart, F., Donchyts, G., &amp; Aarninkhof, S. (2018). The </w:t>
      </w:r>
      <w:r w:rsidR="008D6F39" w:rsidRPr="00951ED1">
        <w:rPr>
          <w:rFonts w:cs="Calibri"/>
          <w:noProof/>
          <w:sz w:val="24"/>
          <w:szCs w:val="24"/>
        </w:rPr>
        <w:t xml:space="preserve">state </w:t>
      </w:r>
      <w:r w:rsidRPr="00951ED1">
        <w:rPr>
          <w:rFonts w:cs="Calibri"/>
          <w:noProof/>
          <w:sz w:val="24"/>
          <w:szCs w:val="24"/>
        </w:rPr>
        <w:t xml:space="preserve">of the </w:t>
      </w:r>
      <w:r w:rsidR="008D6F39" w:rsidRPr="00951ED1">
        <w:rPr>
          <w:rFonts w:cs="Calibri"/>
          <w:noProof/>
          <w:sz w:val="24"/>
          <w:szCs w:val="24"/>
        </w:rPr>
        <w:t>world’s beaches</w:t>
      </w:r>
      <w:r w:rsidRPr="00951ED1">
        <w:rPr>
          <w:rFonts w:cs="Calibri"/>
          <w:noProof/>
          <w:sz w:val="24"/>
          <w:szCs w:val="24"/>
        </w:rPr>
        <w:t xml:space="preserve">. </w:t>
      </w:r>
      <w:r w:rsidRPr="00951ED1">
        <w:rPr>
          <w:rFonts w:cs="Calibri"/>
          <w:i/>
          <w:iCs/>
          <w:noProof/>
          <w:sz w:val="24"/>
          <w:szCs w:val="24"/>
        </w:rPr>
        <w:t>Scientific Reports</w:t>
      </w:r>
      <w:r w:rsidRPr="00951ED1">
        <w:rPr>
          <w:rFonts w:cs="Calibri"/>
          <w:noProof/>
          <w:sz w:val="24"/>
          <w:szCs w:val="24"/>
        </w:rPr>
        <w:t xml:space="preserve">, </w:t>
      </w:r>
      <w:proofErr w:type="gramStart"/>
      <w:r w:rsidRPr="00951ED1">
        <w:rPr>
          <w:rFonts w:cs="Calibri"/>
          <w:i/>
          <w:iCs/>
          <w:noProof/>
          <w:sz w:val="24"/>
          <w:szCs w:val="24"/>
        </w:rPr>
        <w:t>8</w:t>
      </w:r>
      <w:r w:rsidR="00C7037D" w:rsidRPr="00951ED1">
        <w:rPr>
          <w:rFonts w:cs="Calibri"/>
          <w:i/>
          <w:iCs/>
          <w:noProof/>
          <w:sz w:val="24"/>
          <w:szCs w:val="24"/>
        </w:rPr>
        <w:t xml:space="preserve">, </w:t>
      </w:r>
      <w:r w:rsidR="00C7037D" w:rsidRPr="00951ED1">
        <w:t xml:space="preserve"> </w:t>
      </w:r>
      <w:r w:rsidR="00C7037D" w:rsidRPr="00951ED1">
        <w:rPr>
          <w:rFonts w:cs="Calibri"/>
          <w:noProof/>
          <w:sz w:val="24"/>
          <w:szCs w:val="24"/>
        </w:rPr>
        <w:t>6641</w:t>
      </w:r>
      <w:proofErr w:type="gramEnd"/>
      <w:r w:rsidRPr="00951ED1">
        <w:rPr>
          <w:rFonts w:cs="Calibri"/>
          <w:noProof/>
          <w:sz w:val="24"/>
          <w:szCs w:val="24"/>
        </w:rPr>
        <w:t>. https://doi.org/10.1038/s41598-018-24630-6</w:t>
      </w:r>
    </w:p>
    <w:p w14:paraId="1EAF4305"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lastRenderedPageBreak/>
        <w:t xml:space="preserve">Manríquez, P. H., Jara, M. E., Diaz, M. I., Quijón, P. A., Widdicombe, S., Pulgar, J., … Duarte, C. (2019). Artificial light pollution influences behavioral and physiological traits in a keystone predator species, </w:t>
      </w:r>
      <w:r w:rsidRPr="00951ED1">
        <w:rPr>
          <w:rFonts w:cs="Calibri"/>
          <w:i/>
          <w:noProof/>
          <w:sz w:val="24"/>
          <w:szCs w:val="24"/>
        </w:rPr>
        <w:t>Concholepas concholepas</w:t>
      </w:r>
      <w:r w:rsidRPr="00951ED1">
        <w:rPr>
          <w:rFonts w:cs="Calibri"/>
          <w:noProof/>
          <w:sz w:val="24"/>
          <w:szCs w:val="24"/>
        </w:rPr>
        <w:t xml:space="preserve">. </w:t>
      </w:r>
      <w:r w:rsidRPr="00951ED1">
        <w:rPr>
          <w:rFonts w:cs="Calibri"/>
          <w:i/>
          <w:iCs/>
          <w:noProof/>
          <w:sz w:val="24"/>
          <w:szCs w:val="24"/>
        </w:rPr>
        <w:t>Science of the Total Environment</w:t>
      </w:r>
      <w:r w:rsidRPr="00951ED1">
        <w:rPr>
          <w:rFonts w:cs="Calibri"/>
          <w:noProof/>
          <w:sz w:val="24"/>
          <w:szCs w:val="24"/>
        </w:rPr>
        <w:t xml:space="preserve">, </w:t>
      </w:r>
      <w:r w:rsidRPr="00951ED1">
        <w:rPr>
          <w:rFonts w:cs="Calibri"/>
          <w:i/>
          <w:iCs/>
          <w:noProof/>
          <w:sz w:val="24"/>
          <w:szCs w:val="24"/>
        </w:rPr>
        <w:t>661</w:t>
      </w:r>
      <w:r w:rsidRPr="00951ED1">
        <w:rPr>
          <w:rFonts w:cs="Calibri"/>
          <w:noProof/>
          <w:sz w:val="24"/>
          <w:szCs w:val="24"/>
        </w:rPr>
        <w:t>, 543–552. https://doi.org/10.1016/j.scitotenv.2019.01.157</w:t>
      </w:r>
    </w:p>
    <w:p w14:paraId="44AADF92"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Marshall, J., Carleton, K. L., &amp; Cronin, T. (2015). Colour vision in marine organisms. </w:t>
      </w:r>
      <w:r w:rsidRPr="00951ED1">
        <w:rPr>
          <w:rFonts w:cs="Calibri"/>
          <w:i/>
          <w:iCs/>
          <w:noProof/>
          <w:sz w:val="24"/>
          <w:szCs w:val="24"/>
        </w:rPr>
        <w:t>Current Opinion in Neurobiology</w:t>
      </w:r>
      <w:r w:rsidRPr="00951ED1">
        <w:rPr>
          <w:rFonts w:cs="Calibri"/>
          <w:noProof/>
          <w:sz w:val="24"/>
          <w:szCs w:val="24"/>
        </w:rPr>
        <w:t xml:space="preserve">, </w:t>
      </w:r>
      <w:r w:rsidRPr="00951ED1">
        <w:rPr>
          <w:rFonts w:cs="Calibri"/>
          <w:i/>
          <w:iCs/>
          <w:noProof/>
          <w:sz w:val="24"/>
          <w:szCs w:val="24"/>
        </w:rPr>
        <w:t>34</w:t>
      </w:r>
      <w:r w:rsidRPr="00951ED1">
        <w:rPr>
          <w:rFonts w:cs="Calibri"/>
          <w:noProof/>
          <w:sz w:val="24"/>
          <w:szCs w:val="24"/>
        </w:rPr>
        <w:t>, 86–94. https://doi.org/10.1016/j.conb.2015.02.002</w:t>
      </w:r>
    </w:p>
    <w:p w14:paraId="6A4FCC30" w14:textId="426C931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Mason, B. M., &amp; Cohen, J. H. (2012). Long-</w:t>
      </w:r>
      <w:r w:rsidR="00977493" w:rsidRPr="00951ED1">
        <w:rPr>
          <w:rFonts w:cs="Calibri"/>
          <w:noProof/>
          <w:sz w:val="24"/>
          <w:szCs w:val="24"/>
        </w:rPr>
        <w:t xml:space="preserve">wavelength photosensitivity </w:t>
      </w:r>
      <w:r w:rsidRPr="00951ED1">
        <w:rPr>
          <w:rFonts w:cs="Calibri"/>
          <w:noProof/>
          <w:sz w:val="24"/>
          <w:szCs w:val="24"/>
        </w:rPr>
        <w:t xml:space="preserve">in </w:t>
      </w:r>
      <w:r w:rsidR="00977493" w:rsidRPr="00951ED1">
        <w:rPr>
          <w:rFonts w:cs="Calibri"/>
          <w:noProof/>
          <w:sz w:val="24"/>
          <w:szCs w:val="24"/>
        </w:rPr>
        <w:t>coral planula larvae</w:t>
      </w:r>
      <w:r w:rsidRPr="00951ED1">
        <w:rPr>
          <w:rFonts w:cs="Calibri"/>
          <w:noProof/>
          <w:sz w:val="24"/>
          <w:szCs w:val="24"/>
        </w:rPr>
        <w:t xml:space="preserve">. </w:t>
      </w:r>
      <w:r w:rsidRPr="00951ED1">
        <w:rPr>
          <w:rFonts w:cs="Calibri"/>
          <w:i/>
          <w:iCs/>
          <w:noProof/>
          <w:sz w:val="24"/>
          <w:szCs w:val="24"/>
        </w:rPr>
        <w:t>The Biological Bulletin</w:t>
      </w:r>
      <w:r w:rsidRPr="00951ED1">
        <w:rPr>
          <w:rFonts w:cs="Calibri"/>
          <w:noProof/>
          <w:sz w:val="24"/>
          <w:szCs w:val="24"/>
        </w:rPr>
        <w:t xml:space="preserve">, </w:t>
      </w:r>
      <w:r w:rsidRPr="00951ED1">
        <w:rPr>
          <w:rFonts w:cs="Calibri"/>
          <w:i/>
          <w:iCs/>
          <w:noProof/>
          <w:sz w:val="24"/>
          <w:szCs w:val="24"/>
        </w:rPr>
        <w:t>222</w:t>
      </w:r>
      <w:r w:rsidRPr="00951ED1">
        <w:rPr>
          <w:rFonts w:cs="Calibri"/>
          <w:noProof/>
          <w:sz w:val="24"/>
          <w:szCs w:val="24"/>
        </w:rPr>
        <w:t>(2), 88–92. https://doi.org/10.1086/BBLv222n2p88</w:t>
      </w:r>
    </w:p>
    <w:p w14:paraId="125939B6" w14:textId="6E6C206E"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Mazor, T., Levin, N., Possingham, H. P., Levy, Y., Rocchini, D., Richardson, A. J., &amp; Kark, S. (2013). Can satellite-based night lights be used for conservation? The case of nesting sea turtles in the Mediterranean. </w:t>
      </w:r>
      <w:r w:rsidRPr="00951ED1">
        <w:rPr>
          <w:rFonts w:cs="Calibri"/>
          <w:i/>
          <w:iCs/>
          <w:noProof/>
          <w:sz w:val="24"/>
          <w:szCs w:val="24"/>
        </w:rPr>
        <w:t>Biological Conservation</w:t>
      </w:r>
      <w:r w:rsidRPr="00951ED1">
        <w:rPr>
          <w:rFonts w:cs="Calibri"/>
          <w:noProof/>
          <w:sz w:val="24"/>
          <w:szCs w:val="24"/>
        </w:rPr>
        <w:t xml:space="preserve">, </w:t>
      </w:r>
      <w:r w:rsidRPr="00951ED1">
        <w:rPr>
          <w:rFonts w:cs="Calibri"/>
          <w:i/>
          <w:iCs/>
          <w:noProof/>
          <w:sz w:val="24"/>
          <w:szCs w:val="24"/>
        </w:rPr>
        <w:t>159</w:t>
      </w:r>
      <w:r w:rsidR="00977493" w:rsidRPr="00951ED1">
        <w:rPr>
          <w:rFonts w:cs="Calibri"/>
          <w:i/>
          <w:iCs/>
          <w:noProof/>
          <w:sz w:val="24"/>
          <w:szCs w:val="24"/>
        </w:rPr>
        <w:t xml:space="preserve"> </w:t>
      </w:r>
      <w:r w:rsidRPr="00951ED1">
        <w:rPr>
          <w:rFonts w:cs="Calibri"/>
          <w:noProof/>
          <w:sz w:val="24"/>
          <w:szCs w:val="24"/>
        </w:rPr>
        <w:t>(0), 63–72. https://doi.org/http://dx.doi.org/10.1016/j.biocon.2012.11.004</w:t>
      </w:r>
    </w:p>
    <w:p w14:paraId="0407C0A8"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Mobley, C. D. (1994). </w:t>
      </w:r>
      <w:r w:rsidRPr="00951ED1">
        <w:rPr>
          <w:rFonts w:cs="Calibri"/>
          <w:i/>
          <w:iCs/>
          <w:noProof/>
          <w:sz w:val="24"/>
          <w:szCs w:val="24"/>
        </w:rPr>
        <w:t>Light and Water; Radiative Transfer in Natural Waters</w:t>
      </w:r>
      <w:r w:rsidRPr="00951ED1">
        <w:rPr>
          <w:rFonts w:cs="Calibri"/>
          <w:noProof/>
          <w:sz w:val="24"/>
          <w:szCs w:val="24"/>
        </w:rPr>
        <w:t>. San Diego, California: Academic Press.</w:t>
      </w:r>
    </w:p>
    <w:p w14:paraId="38768FB9" w14:textId="5A53B1D8"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Mobley, C. D. (1995). </w:t>
      </w:r>
      <w:r w:rsidRPr="00951ED1">
        <w:rPr>
          <w:rFonts w:cs="Calibri"/>
          <w:i/>
          <w:iCs/>
          <w:noProof/>
          <w:sz w:val="24"/>
          <w:szCs w:val="24"/>
        </w:rPr>
        <w:t>HYDROLIGHT 3.0 User’s Guide</w:t>
      </w:r>
      <w:r w:rsidRPr="00951ED1">
        <w:rPr>
          <w:rFonts w:cs="Calibri"/>
          <w:noProof/>
          <w:sz w:val="24"/>
          <w:szCs w:val="24"/>
        </w:rPr>
        <w:t xml:space="preserve">. Menlo Park, </w:t>
      </w:r>
      <w:r w:rsidR="00977493" w:rsidRPr="00951ED1">
        <w:rPr>
          <w:rFonts w:cs="Calibri"/>
          <w:noProof/>
          <w:sz w:val="24"/>
          <w:szCs w:val="24"/>
        </w:rPr>
        <w:t>USA.</w:t>
      </w:r>
      <w:r w:rsidRPr="00951ED1">
        <w:rPr>
          <w:rFonts w:cs="Calibri"/>
          <w:noProof/>
          <w:sz w:val="24"/>
          <w:szCs w:val="24"/>
        </w:rPr>
        <w:t>.</w:t>
      </w:r>
    </w:p>
    <w:p w14:paraId="377489DE" w14:textId="26D630E6"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Morel, A., &amp; Maritorena, S. (2001). Bio-optical properties of oceanic waters: A reappraisal. </w:t>
      </w:r>
      <w:r w:rsidRPr="00951ED1">
        <w:rPr>
          <w:rFonts w:cs="Calibri"/>
          <w:i/>
          <w:iCs/>
          <w:noProof/>
          <w:sz w:val="24"/>
          <w:szCs w:val="24"/>
        </w:rPr>
        <w:t>Journal of Geophysical Research</w:t>
      </w:r>
      <w:r w:rsidRPr="00951ED1">
        <w:rPr>
          <w:rFonts w:cs="Calibri"/>
          <w:noProof/>
          <w:sz w:val="24"/>
          <w:szCs w:val="24"/>
        </w:rPr>
        <w:t xml:space="preserve">, </w:t>
      </w:r>
      <w:r w:rsidRPr="00951ED1">
        <w:rPr>
          <w:rFonts w:cs="Calibri"/>
          <w:i/>
          <w:iCs/>
          <w:noProof/>
          <w:sz w:val="24"/>
          <w:szCs w:val="24"/>
        </w:rPr>
        <w:t>106</w:t>
      </w:r>
      <w:r w:rsidRPr="00951ED1">
        <w:rPr>
          <w:rFonts w:cs="Calibri"/>
          <w:noProof/>
          <w:sz w:val="24"/>
          <w:szCs w:val="24"/>
        </w:rPr>
        <w:t>, 7163–7180.</w:t>
      </w:r>
      <w:r w:rsidR="00977493" w:rsidRPr="00951ED1">
        <w:rPr>
          <w:rFonts w:cs="Calibri"/>
          <w:noProof/>
          <w:sz w:val="24"/>
          <w:szCs w:val="24"/>
        </w:rPr>
        <w:t xml:space="preserve"> https://doi.org/10.1029/2000JC000319</w:t>
      </w:r>
    </w:p>
    <w:p w14:paraId="0CD9E570" w14:textId="4CA727ED"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Naylor, E. (1999). Marine animal behaviour in relation to lunar phase. </w:t>
      </w:r>
      <w:r w:rsidRPr="00951ED1">
        <w:rPr>
          <w:rFonts w:cs="Calibri"/>
          <w:i/>
          <w:iCs/>
          <w:noProof/>
          <w:sz w:val="24"/>
          <w:szCs w:val="24"/>
        </w:rPr>
        <w:t>Earth, Moon, and Planets</w:t>
      </w:r>
      <w:r w:rsidRPr="00951ED1">
        <w:rPr>
          <w:rFonts w:cs="Calibri"/>
          <w:noProof/>
          <w:sz w:val="24"/>
          <w:szCs w:val="24"/>
        </w:rPr>
        <w:t xml:space="preserve">, </w:t>
      </w:r>
      <w:r w:rsidRPr="00951ED1">
        <w:rPr>
          <w:rFonts w:cs="Calibri"/>
          <w:i/>
          <w:iCs/>
          <w:noProof/>
          <w:sz w:val="24"/>
          <w:szCs w:val="24"/>
        </w:rPr>
        <w:t>85</w:t>
      </w:r>
      <w:r w:rsidR="00977493" w:rsidRPr="00951ED1">
        <w:rPr>
          <w:rFonts w:cs="Calibri"/>
          <w:i/>
          <w:iCs/>
          <w:noProof/>
          <w:sz w:val="24"/>
          <w:szCs w:val="24"/>
        </w:rPr>
        <w:t xml:space="preserve">, </w:t>
      </w:r>
      <w:r w:rsidRPr="00951ED1">
        <w:rPr>
          <w:rFonts w:cs="Calibri"/>
          <w:noProof/>
          <w:sz w:val="24"/>
          <w:szCs w:val="24"/>
        </w:rPr>
        <w:t>, 291–302. https://doi.org/10.1023/a:1017088504226</w:t>
      </w:r>
    </w:p>
    <w:p w14:paraId="1E43C0B9" w14:textId="5CD7FD1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Neumann, B., Vafeidis, A. T., Zimmermann, J., &amp; Nicholls, R. J. (2015). Future </w:t>
      </w:r>
      <w:r w:rsidR="00977493" w:rsidRPr="00951ED1">
        <w:rPr>
          <w:rFonts w:cs="Calibri"/>
          <w:noProof/>
          <w:sz w:val="24"/>
          <w:szCs w:val="24"/>
        </w:rPr>
        <w:t xml:space="preserve">coastal population growth </w:t>
      </w:r>
      <w:r w:rsidRPr="00951ED1">
        <w:rPr>
          <w:rFonts w:cs="Calibri"/>
          <w:noProof/>
          <w:sz w:val="24"/>
          <w:szCs w:val="24"/>
        </w:rPr>
        <w:t xml:space="preserve">and </w:t>
      </w:r>
      <w:r w:rsidR="00977493" w:rsidRPr="00951ED1">
        <w:rPr>
          <w:rFonts w:cs="Calibri"/>
          <w:noProof/>
          <w:sz w:val="24"/>
          <w:szCs w:val="24"/>
        </w:rPr>
        <w:t xml:space="preserve">exposure </w:t>
      </w:r>
      <w:r w:rsidRPr="00951ED1">
        <w:rPr>
          <w:rFonts w:cs="Calibri"/>
          <w:noProof/>
          <w:sz w:val="24"/>
          <w:szCs w:val="24"/>
        </w:rPr>
        <w:t xml:space="preserve">to </w:t>
      </w:r>
      <w:r w:rsidR="00977493" w:rsidRPr="00951ED1">
        <w:rPr>
          <w:rFonts w:cs="Calibri"/>
          <w:noProof/>
          <w:sz w:val="24"/>
          <w:szCs w:val="24"/>
        </w:rPr>
        <w:t>sea</w:t>
      </w:r>
      <w:r w:rsidRPr="00951ED1">
        <w:rPr>
          <w:rFonts w:cs="Calibri"/>
          <w:noProof/>
          <w:sz w:val="24"/>
          <w:szCs w:val="24"/>
        </w:rPr>
        <w:t>-</w:t>
      </w:r>
      <w:r w:rsidR="00977493" w:rsidRPr="00951ED1">
        <w:rPr>
          <w:rFonts w:cs="Calibri"/>
          <w:noProof/>
          <w:sz w:val="24"/>
          <w:szCs w:val="24"/>
        </w:rPr>
        <w:t xml:space="preserve">level rise </w:t>
      </w:r>
      <w:r w:rsidRPr="00951ED1">
        <w:rPr>
          <w:rFonts w:cs="Calibri"/>
          <w:noProof/>
          <w:sz w:val="24"/>
          <w:szCs w:val="24"/>
        </w:rPr>
        <w:t xml:space="preserve">and </w:t>
      </w:r>
      <w:r w:rsidR="00977493" w:rsidRPr="00951ED1">
        <w:rPr>
          <w:rFonts w:cs="Calibri"/>
          <w:noProof/>
          <w:sz w:val="24"/>
          <w:szCs w:val="24"/>
        </w:rPr>
        <w:t xml:space="preserve">coastal flooding </w:t>
      </w:r>
      <w:r w:rsidRPr="00951ED1">
        <w:rPr>
          <w:rFonts w:cs="Calibri"/>
          <w:noProof/>
          <w:sz w:val="24"/>
          <w:szCs w:val="24"/>
        </w:rPr>
        <w:t xml:space="preserve">- A </w:t>
      </w:r>
      <w:r w:rsidR="00977493" w:rsidRPr="00951ED1">
        <w:rPr>
          <w:rFonts w:cs="Calibri"/>
          <w:noProof/>
          <w:sz w:val="24"/>
          <w:szCs w:val="24"/>
        </w:rPr>
        <w:t>global assessment</w:t>
      </w:r>
      <w:r w:rsidRPr="00951ED1">
        <w:rPr>
          <w:rFonts w:cs="Calibri"/>
          <w:noProof/>
          <w:sz w:val="24"/>
          <w:szCs w:val="24"/>
        </w:rPr>
        <w:t xml:space="preserve">. </w:t>
      </w:r>
      <w:r w:rsidRPr="00951ED1">
        <w:rPr>
          <w:rFonts w:cs="Calibri"/>
          <w:i/>
          <w:iCs/>
          <w:noProof/>
          <w:sz w:val="24"/>
          <w:szCs w:val="24"/>
        </w:rPr>
        <w:t>PLoS ONE</w:t>
      </w:r>
      <w:r w:rsidRPr="00951ED1">
        <w:rPr>
          <w:rFonts w:cs="Calibri"/>
          <w:noProof/>
          <w:sz w:val="24"/>
          <w:szCs w:val="24"/>
        </w:rPr>
        <w:t xml:space="preserve">, </w:t>
      </w:r>
      <w:r w:rsidRPr="00951ED1">
        <w:rPr>
          <w:rFonts w:cs="Calibri"/>
          <w:i/>
          <w:iCs/>
          <w:noProof/>
          <w:sz w:val="24"/>
          <w:szCs w:val="24"/>
        </w:rPr>
        <w:t>10</w:t>
      </w:r>
      <w:r w:rsidRPr="00951ED1">
        <w:rPr>
          <w:rFonts w:cs="Calibri"/>
          <w:noProof/>
          <w:sz w:val="24"/>
          <w:szCs w:val="24"/>
        </w:rPr>
        <w:t>(3), e0118571. https://doi.org/10.1371/journal.pone.0118571</w:t>
      </w:r>
    </w:p>
    <w:p w14:paraId="2845342D"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lastRenderedPageBreak/>
        <w:t xml:space="preserve">Petzold, T. J. (1972). </w:t>
      </w:r>
      <w:r w:rsidRPr="00951ED1">
        <w:rPr>
          <w:rFonts w:cs="Calibri"/>
          <w:i/>
          <w:iCs/>
          <w:noProof/>
          <w:sz w:val="24"/>
          <w:szCs w:val="24"/>
        </w:rPr>
        <w:t>Volume scattering functions for selected natural waters</w:t>
      </w:r>
      <w:r w:rsidRPr="00951ED1">
        <w:rPr>
          <w:rFonts w:cs="Calibri"/>
          <w:noProof/>
          <w:sz w:val="24"/>
          <w:szCs w:val="24"/>
        </w:rPr>
        <w:t>. Visibility Laboratory, San Diego, California: SIO: Scripps Institution of Oceanography.</w:t>
      </w:r>
    </w:p>
    <w:p w14:paraId="01EF7A51"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Pulgar, J., Zeballos, D., Vargas, J., Aldana, M., Manriquez, P., Manriquez, K., … Duarte, C. (2019). Endogenous cycles, activity patterns and energy expenditure of an intertidal fish is modified by artificial light pollution at night (ALAN). </w:t>
      </w:r>
      <w:r w:rsidRPr="00951ED1">
        <w:rPr>
          <w:rFonts w:cs="Calibri"/>
          <w:i/>
          <w:iCs/>
          <w:noProof/>
          <w:sz w:val="24"/>
          <w:szCs w:val="24"/>
        </w:rPr>
        <w:t>Environmental Pollution</w:t>
      </w:r>
      <w:r w:rsidRPr="00951ED1">
        <w:rPr>
          <w:rFonts w:cs="Calibri"/>
          <w:noProof/>
          <w:sz w:val="24"/>
          <w:szCs w:val="24"/>
        </w:rPr>
        <w:t xml:space="preserve">, </w:t>
      </w:r>
      <w:r w:rsidRPr="00951ED1">
        <w:rPr>
          <w:rFonts w:cs="Calibri"/>
          <w:i/>
          <w:iCs/>
          <w:noProof/>
          <w:sz w:val="24"/>
          <w:szCs w:val="24"/>
        </w:rPr>
        <w:t>244</w:t>
      </w:r>
      <w:r w:rsidRPr="00951ED1">
        <w:rPr>
          <w:rFonts w:cs="Calibri"/>
          <w:noProof/>
          <w:sz w:val="24"/>
          <w:szCs w:val="24"/>
        </w:rPr>
        <w:t>, 361–366. https://doi.org/10.1016/j.envpol.2018.10.063</w:t>
      </w:r>
    </w:p>
    <w:p w14:paraId="5B343257"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Rivas, M. L., Santidrián Tomillo, P., Diéguez Uribeondo, J., &amp; Marco, A. (2015). Leatherback hatchling sea-finding in response to artificial lighting: Interaction between wavelength and moonlight. </w:t>
      </w:r>
      <w:r w:rsidRPr="00951ED1">
        <w:rPr>
          <w:rFonts w:cs="Calibri"/>
          <w:i/>
          <w:iCs/>
          <w:noProof/>
          <w:sz w:val="24"/>
          <w:szCs w:val="24"/>
        </w:rPr>
        <w:t>Journal of Experimental Marine Biology and Ecology</w:t>
      </w:r>
      <w:r w:rsidRPr="00951ED1">
        <w:rPr>
          <w:rFonts w:cs="Calibri"/>
          <w:noProof/>
          <w:sz w:val="24"/>
          <w:szCs w:val="24"/>
        </w:rPr>
        <w:t xml:space="preserve">, </w:t>
      </w:r>
      <w:r w:rsidRPr="00951ED1">
        <w:rPr>
          <w:rFonts w:cs="Calibri"/>
          <w:i/>
          <w:iCs/>
          <w:noProof/>
          <w:sz w:val="24"/>
          <w:szCs w:val="24"/>
        </w:rPr>
        <w:t>463</w:t>
      </w:r>
      <w:r w:rsidRPr="00951ED1">
        <w:rPr>
          <w:rFonts w:cs="Calibri"/>
          <w:noProof/>
          <w:sz w:val="24"/>
          <w:szCs w:val="24"/>
        </w:rPr>
        <w:t>(0), 143–149. https://doi.org/http://dx.doi.org/10.1016/j.jembe.2014.12.001</w:t>
      </w:r>
    </w:p>
    <w:p w14:paraId="7C7C274B" w14:textId="6F726FFA"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Smith, R. C., &amp; Baker, K. S. (1981). Optical properties of the clearest natural waters (200 - 800 nm). </w:t>
      </w:r>
      <w:r w:rsidRPr="00951ED1">
        <w:rPr>
          <w:rFonts w:cs="Calibri"/>
          <w:i/>
          <w:iCs/>
          <w:noProof/>
          <w:sz w:val="24"/>
          <w:szCs w:val="24"/>
        </w:rPr>
        <w:t>Applied Optics</w:t>
      </w:r>
      <w:r w:rsidRPr="00951ED1">
        <w:rPr>
          <w:rFonts w:cs="Calibri"/>
          <w:noProof/>
          <w:sz w:val="24"/>
          <w:szCs w:val="24"/>
        </w:rPr>
        <w:t xml:space="preserve">, </w:t>
      </w:r>
      <w:r w:rsidRPr="00951ED1">
        <w:rPr>
          <w:rFonts w:cs="Calibri"/>
          <w:i/>
          <w:iCs/>
          <w:noProof/>
          <w:sz w:val="24"/>
          <w:szCs w:val="24"/>
        </w:rPr>
        <w:t>20</w:t>
      </w:r>
      <w:r w:rsidRPr="00951ED1">
        <w:rPr>
          <w:rFonts w:cs="Calibri"/>
          <w:noProof/>
          <w:sz w:val="24"/>
          <w:szCs w:val="24"/>
        </w:rPr>
        <w:t>, 177–184.</w:t>
      </w:r>
      <w:r w:rsidR="00977493" w:rsidRPr="00951ED1">
        <w:rPr>
          <w:rFonts w:cs="Calibri"/>
          <w:noProof/>
          <w:sz w:val="24"/>
          <w:szCs w:val="24"/>
        </w:rPr>
        <w:t xml:space="preserve"> https://doi.org/10.1364/AO.20.000177</w:t>
      </w:r>
    </w:p>
    <w:p w14:paraId="41FC6A79" w14:textId="65153125"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Smyth, T.J., Moore, G. F., Hirata, T., &amp; Aiken, J. (2006). Semianalytical model for the derivation of ocean color inherent optical properties: </w:t>
      </w:r>
      <w:r w:rsidR="008D6F39" w:rsidRPr="00951ED1">
        <w:rPr>
          <w:rFonts w:cs="Calibri"/>
          <w:noProof/>
          <w:sz w:val="24"/>
          <w:szCs w:val="24"/>
        </w:rPr>
        <w:t>Description</w:t>
      </w:r>
      <w:r w:rsidRPr="00951ED1">
        <w:rPr>
          <w:rFonts w:cs="Calibri"/>
          <w:noProof/>
          <w:sz w:val="24"/>
          <w:szCs w:val="24"/>
        </w:rPr>
        <w:t xml:space="preserve">, implementation, and performance assessment. </w:t>
      </w:r>
      <w:r w:rsidRPr="00951ED1">
        <w:rPr>
          <w:rFonts w:cs="Calibri"/>
          <w:i/>
          <w:iCs/>
          <w:noProof/>
          <w:sz w:val="24"/>
          <w:szCs w:val="24"/>
        </w:rPr>
        <w:t>Applied Optics</w:t>
      </w:r>
      <w:r w:rsidRPr="00951ED1">
        <w:rPr>
          <w:rFonts w:cs="Calibri"/>
          <w:noProof/>
          <w:sz w:val="24"/>
          <w:szCs w:val="24"/>
        </w:rPr>
        <w:t xml:space="preserve">, </w:t>
      </w:r>
      <w:r w:rsidRPr="00951ED1">
        <w:rPr>
          <w:rFonts w:cs="Calibri"/>
          <w:i/>
          <w:iCs/>
          <w:noProof/>
          <w:sz w:val="24"/>
          <w:szCs w:val="24"/>
        </w:rPr>
        <w:t>45</w:t>
      </w:r>
      <w:r w:rsidRPr="00951ED1">
        <w:rPr>
          <w:rFonts w:cs="Calibri"/>
          <w:noProof/>
          <w:sz w:val="24"/>
          <w:szCs w:val="24"/>
        </w:rPr>
        <w:t>, 8116–8131.</w:t>
      </w:r>
      <w:r w:rsidR="00977493" w:rsidRPr="00951ED1">
        <w:rPr>
          <w:rFonts w:cs="Calibri"/>
          <w:noProof/>
          <w:sz w:val="24"/>
          <w:szCs w:val="24"/>
        </w:rPr>
        <w:t xml:space="preserve"> https://doi.org/10.1364/AO.46.000429</w:t>
      </w:r>
    </w:p>
    <w:p w14:paraId="0B8D721C" w14:textId="790B57D1"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Smyth, T</w:t>
      </w:r>
      <w:r w:rsidR="00F94544" w:rsidRPr="00951ED1">
        <w:rPr>
          <w:rFonts w:cs="Calibri"/>
          <w:noProof/>
          <w:sz w:val="24"/>
          <w:szCs w:val="24"/>
        </w:rPr>
        <w:t>.</w:t>
      </w:r>
      <w:r w:rsidRPr="00951ED1">
        <w:rPr>
          <w:rFonts w:cs="Calibri"/>
          <w:noProof/>
          <w:sz w:val="24"/>
          <w:szCs w:val="24"/>
        </w:rPr>
        <w:t xml:space="preserve"> J., Fishwick, J. R., Al-Moosawi, L., Cummings, D. G., Harris, C., Kitidis, V., … Woodward, E. M. S. (2010). A broad spatio-temporal view of the Western English Channel observatory. </w:t>
      </w:r>
      <w:r w:rsidRPr="00951ED1">
        <w:rPr>
          <w:rFonts w:cs="Calibri"/>
          <w:i/>
          <w:iCs/>
          <w:noProof/>
          <w:sz w:val="24"/>
          <w:szCs w:val="24"/>
        </w:rPr>
        <w:t>Journal of Plankton Research</w:t>
      </w:r>
      <w:r w:rsidRPr="00951ED1">
        <w:rPr>
          <w:rFonts w:cs="Calibri"/>
          <w:noProof/>
          <w:sz w:val="24"/>
          <w:szCs w:val="24"/>
        </w:rPr>
        <w:t xml:space="preserve">, </w:t>
      </w:r>
      <w:r w:rsidRPr="00951ED1">
        <w:rPr>
          <w:rFonts w:cs="Calibri"/>
          <w:i/>
          <w:iCs/>
          <w:noProof/>
          <w:sz w:val="24"/>
          <w:szCs w:val="24"/>
        </w:rPr>
        <w:t>32</w:t>
      </w:r>
      <w:r w:rsidRPr="00951ED1">
        <w:rPr>
          <w:rFonts w:cs="Calibri"/>
          <w:noProof/>
          <w:sz w:val="24"/>
          <w:szCs w:val="24"/>
        </w:rPr>
        <w:t>(5), 585–601. https://doi.org/10.1093/plankt/fbp128</w:t>
      </w:r>
    </w:p>
    <w:p w14:paraId="4C5F60F5"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Szekeres, P., Wilson, A. D. M., Haak, C. R., Danylchuk, A. J., Brownscombe, J. W., Elvidge, C. K., … Cooke, S. J. (2017). Does coastal light pollution alter the nocturnal behavior and blood physiology of juvenile bonefsh (</w:t>
      </w:r>
      <w:r w:rsidRPr="00951ED1">
        <w:rPr>
          <w:rFonts w:cs="Calibri"/>
          <w:i/>
          <w:noProof/>
          <w:sz w:val="24"/>
          <w:szCs w:val="24"/>
        </w:rPr>
        <w:t>Albula vulpes</w:t>
      </w:r>
      <w:r w:rsidRPr="00951ED1">
        <w:rPr>
          <w:rFonts w:cs="Calibri"/>
          <w:noProof/>
          <w:sz w:val="24"/>
          <w:szCs w:val="24"/>
        </w:rPr>
        <w:t xml:space="preserve">)? </w:t>
      </w:r>
      <w:r w:rsidRPr="00951ED1">
        <w:rPr>
          <w:rFonts w:cs="Calibri"/>
          <w:i/>
          <w:iCs/>
          <w:noProof/>
          <w:sz w:val="24"/>
          <w:szCs w:val="24"/>
        </w:rPr>
        <w:t>Bulletin of Marine Science</w:t>
      </w:r>
      <w:r w:rsidRPr="00951ED1">
        <w:rPr>
          <w:rFonts w:cs="Calibri"/>
          <w:noProof/>
          <w:sz w:val="24"/>
          <w:szCs w:val="24"/>
        </w:rPr>
        <w:t xml:space="preserve">, </w:t>
      </w:r>
      <w:r w:rsidRPr="00951ED1">
        <w:rPr>
          <w:rFonts w:cs="Calibri"/>
          <w:i/>
          <w:iCs/>
          <w:noProof/>
          <w:sz w:val="24"/>
          <w:szCs w:val="24"/>
        </w:rPr>
        <w:t>93</w:t>
      </w:r>
      <w:r w:rsidRPr="00951ED1">
        <w:rPr>
          <w:rFonts w:cs="Calibri"/>
          <w:noProof/>
          <w:sz w:val="24"/>
          <w:szCs w:val="24"/>
        </w:rPr>
        <w:t>(2), 491–505. https://doi.org/10.5343/bms.2016.1061</w:t>
      </w:r>
    </w:p>
    <w:p w14:paraId="0217671B"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lastRenderedPageBreak/>
        <w:t xml:space="preserve">Tamir, R., Lerner, A., Haspel, C., Dubinsky, Z., &amp; Iluz, D. (2017). The spectral and spatial distribution of light pollution in the waters of the northern Gulf of Aqaba (Eilat). </w:t>
      </w:r>
      <w:r w:rsidRPr="00951ED1">
        <w:rPr>
          <w:rFonts w:cs="Calibri"/>
          <w:i/>
          <w:iCs/>
          <w:noProof/>
          <w:sz w:val="24"/>
          <w:szCs w:val="24"/>
        </w:rPr>
        <w:t>Scientific Reports</w:t>
      </w:r>
      <w:r w:rsidRPr="00951ED1">
        <w:rPr>
          <w:rFonts w:cs="Calibri"/>
          <w:noProof/>
          <w:sz w:val="24"/>
          <w:szCs w:val="24"/>
        </w:rPr>
        <w:t xml:space="preserve">, </w:t>
      </w:r>
      <w:r w:rsidRPr="00951ED1">
        <w:rPr>
          <w:rFonts w:cs="Calibri"/>
          <w:i/>
          <w:iCs/>
          <w:noProof/>
          <w:sz w:val="24"/>
          <w:szCs w:val="24"/>
        </w:rPr>
        <w:t>7</w:t>
      </w:r>
      <w:r w:rsidRPr="00951ED1">
        <w:rPr>
          <w:rFonts w:cs="Calibri"/>
          <w:noProof/>
          <w:sz w:val="24"/>
          <w:szCs w:val="24"/>
        </w:rPr>
        <w:t>, 42329. https://doi.org/10.1038/srep42329</w:t>
      </w:r>
    </w:p>
    <w:p w14:paraId="56DB30F4" w14:textId="4334E509"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Underwood, C. N., Davies, T. W., &amp; Queirós, A. M. (2017). Artificial light at night alters trophic interactions of intertidal invertebrates. </w:t>
      </w:r>
      <w:r w:rsidRPr="00951ED1">
        <w:rPr>
          <w:rFonts w:cs="Calibri"/>
          <w:i/>
          <w:iCs/>
          <w:noProof/>
          <w:sz w:val="24"/>
          <w:szCs w:val="24"/>
        </w:rPr>
        <w:t>Journal of Animal Ecology</w:t>
      </w:r>
      <w:r w:rsidRPr="00951ED1">
        <w:rPr>
          <w:rFonts w:cs="Calibri"/>
          <w:noProof/>
          <w:sz w:val="24"/>
          <w:szCs w:val="24"/>
        </w:rPr>
        <w:t xml:space="preserve">, </w:t>
      </w:r>
      <w:r w:rsidR="00977493" w:rsidRPr="00951ED1">
        <w:rPr>
          <w:rFonts w:cs="Calibri"/>
          <w:i/>
          <w:noProof/>
          <w:sz w:val="24"/>
          <w:szCs w:val="24"/>
        </w:rPr>
        <w:t>86</w:t>
      </w:r>
      <w:r w:rsidR="00977493" w:rsidRPr="00951ED1">
        <w:rPr>
          <w:rFonts w:cs="Calibri"/>
          <w:noProof/>
          <w:sz w:val="24"/>
          <w:szCs w:val="24"/>
        </w:rPr>
        <w:t xml:space="preserve">, 781–789. </w:t>
      </w:r>
      <w:r w:rsidRPr="00951ED1">
        <w:rPr>
          <w:rFonts w:cs="Calibri"/>
          <w:noProof/>
          <w:sz w:val="24"/>
          <w:szCs w:val="24"/>
        </w:rPr>
        <w:t>https://doi.org/10.1111/1365-2656.12670</w:t>
      </w:r>
    </w:p>
    <w:p w14:paraId="31F1D8AF" w14:textId="77777777"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Wijgerde, T., Van Melis, A., Silva, C. I. F., Leal, M. C., Vogels, L., Mutter, C., &amp; Osinga, R. (2014). Red light represses the photophysiology of the scleractinian coral </w:t>
      </w:r>
      <w:r w:rsidRPr="00951ED1">
        <w:rPr>
          <w:rFonts w:cs="Calibri"/>
          <w:i/>
          <w:noProof/>
          <w:sz w:val="24"/>
          <w:szCs w:val="24"/>
        </w:rPr>
        <w:t>Stylophora pistillata</w:t>
      </w:r>
      <w:r w:rsidRPr="00951ED1">
        <w:rPr>
          <w:rFonts w:cs="Calibri"/>
          <w:noProof/>
          <w:sz w:val="24"/>
          <w:szCs w:val="24"/>
        </w:rPr>
        <w:t xml:space="preserve">. </w:t>
      </w:r>
      <w:r w:rsidRPr="00951ED1">
        <w:rPr>
          <w:rFonts w:cs="Calibri"/>
          <w:i/>
          <w:iCs/>
          <w:noProof/>
          <w:sz w:val="24"/>
          <w:szCs w:val="24"/>
        </w:rPr>
        <w:t>PLoS ONE</w:t>
      </w:r>
      <w:r w:rsidRPr="00951ED1">
        <w:rPr>
          <w:rFonts w:cs="Calibri"/>
          <w:noProof/>
          <w:sz w:val="24"/>
          <w:szCs w:val="24"/>
        </w:rPr>
        <w:t xml:space="preserve">, </w:t>
      </w:r>
      <w:r w:rsidRPr="00951ED1">
        <w:rPr>
          <w:rFonts w:cs="Calibri"/>
          <w:i/>
          <w:iCs/>
          <w:noProof/>
          <w:sz w:val="24"/>
          <w:szCs w:val="24"/>
        </w:rPr>
        <w:t>9</w:t>
      </w:r>
      <w:r w:rsidRPr="00951ED1">
        <w:rPr>
          <w:rFonts w:cs="Calibri"/>
          <w:noProof/>
          <w:sz w:val="24"/>
          <w:szCs w:val="24"/>
        </w:rPr>
        <w:t>(3), 1–10. https://doi.org/10.1371/journal.pone.0092781</w:t>
      </w:r>
    </w:p>
    <w:p w14:paraId="26128C77" w14:textId="5F436AB3"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Witherington, B. E., &amp; Bjorndal, K. A. (1991). Influences of artificial lighting on the seaward orientation of hatchling loggerhead turtles </w:t>
      </w:r>
      <w:r w:rsidRPr="00951ED1">
        <w:rPr>
          <w:rFonts w:cs="Calibri"/>
          <w:i/>
          <w:noProof/>
          <w:sz w:val="24"/>
          <w:szCs w:val="24"/>
        </w:rPr>
        <w:t>Caretta caretta</w:t>
      </w:r>
      <w:r w:rsidRPr="00951ED1">
        <w:rPr>
          <w:rFonts w:cs="Calibri"/>
          <w:noProof/>
          <w:sz w:val="24"/>
          <w:szCs w:val="24"/>
        </w:rPr>
        <w:t xml:space="preserve">. </w:t>
      </w:r>
      <w:r w:rsidRPr="00951ED1">
        <w:rPr>
          <w:rFonts w:cs="Calibri"/>
          <w:i/>
          <w:iCs/>
          <w:noProof/>
          <w:sz w:val="24"/>
          <w:szCs w:val="24"/>
        </w:rPr>
        <w:t>Biological Conservation</w:t>
      </w:r>
      <w:r w:rsidRPr="00951ED1">
        <w:rPr>
          <w:rFonts w:cs="Calibri"/>
          <w:noProof/>
          <w:sz w:val="24"/>
          <w:szCs w:val="24"/>
        </w:rPr>
        <w:t xml:space="preserve">, </w:t>
      </w:r>
      <w:r w:rsidRPr="00951ED1">
        <w:rPr>
          <w:rFonts w:cs="Calibri"/>
          <w:i/>
          <w:iCs/>
          <w:noProof/>
          <w:sz w:val="24"/>
          <w:szCs w:val="24"/>
        </w:rPr>
        <w:t>55</w:t>
      </w:r>
      <w:r w:rsidRPr="00951ED1">
        <w:rPr>
          <w:rFonts w:cs="Calibri"/>
          <w:noProof/>
          <w:sz w:val="24"/>
          <w:szCs w:val="24"/>
        </w:rPr>
        <w:t xml:space="preserve">(2), 139–149. </w:t>
      </w:r>
      <w:hyperlink r:id="rId15" w:history="1">
        <w:r w:rsidR="00977493" w:rsidRPr="00951ED1">
          <w:rPr>
            <w:rStyle w:val="Hyperlink"/>
            <w:rFonts w:cs="Calibri"/>
            <w:noProof/>
            <w:sz w:val="24"/>
            <w:szCs w:val="24"/>
          </w:rPr>
          <w:t>https://doi.org/10.1016/0006-3207(91)90053-C</w:t>
        </w:r>
      </w:hyperlink>
      <w:r w:rsidR="00977493" w:rsidRPr="00951ED1">
        <w:rPr>
          <w:rFonts w:cs="Calibri"/>
          <w:noProof/>
          <w:sz w:val="24"/>
          <w:szCs w:val="24"/>
        </w:rPr>
        <w:t xml:space="preserve"> </w:t>
      </w:r>
    </w:p>
    <w:p w14:paraId="30A3715F" w14:textId="167332B2" w:rsidR="002316BF" w:rsidRPr="00951ED1" w:rsidRDefault="002316BF" w:rsidP="002316BF">
      <w:pPr>
        <w:widowControl w:val="0"/>
        <w:autoSpaceDE w:val="0"/>
        <w:autoSpaceDN w:val="0"/>
        <w:adjustRightInd w:val="0"/>
        <w:spacing w:after="0" w:line="480" w:lineRule="auto"/>
        <w:ind w:left="480" w:hanging="480"/>
        <w:rPr>
          <w:rFonts w:cs="Calibri"/>
          <w:noProof/>
          <w:sz w:val="24"/>
          <w:szCs w:val="24"/>
        </w:rPr>
      </w:pPr>
      <w:r w:rsidRPr="00951ED1">
        <w:rPr>
          <w:rFonts w:cs="Calibri"/>
          <w:noProof/>
          <w:sz w:val="24"/>
          <w:szCs w:val="24"/>
        </w:rPr>
        <w:t xml:space="preserve">Zapata, M. J., Sullivan, S. M. P., &amp; Gray, S. M. (2019). Artificial </w:t>
      </w:r>
      <w:r w:rsidR="00977493" w:rsidRPr="00951ED1">
        <w:rPr>
          <w:rFonts w:cs="Calibri"/>
          <w:noProof/>
          <w:sz w:val="24"/>
          <w:szCs w:val="24"/>
        </w:rPr>
        <w:t xml:space="preserve">lighting </w:t>
      </w:r>
      <w:r w:rsidRPr="00951ED1">
        <w:rPr>
          <w:rFonts w:cs="Calibri"/>
          <w:noProof/>
          <w:sz w:val="24"/>
          <w:szCs w:val="24"/>
        </w:rPr>
        <w:t xml:space="preserve">at </w:t>
      </w:r>
      <w:r w:rsidR="00977493" w:rsidRPr="00951ED1">
        <w:rPr>
          <w:rFonts w:cs="Calibri"/>
          <w:noProof/>
          <w:sz w:val="24"/>
          <w:szCs w:val="24"/>
        </w:rPr>
        <w:t xml:space="preserve">night </w:t>
      </w:r>
      <w:r w:rsidRPr="00951ED1">
        <w:rPr>
          <w:rFonts w:cs="Calibri"/>
          <w:noProof/>
          <w:sz w:val="24"/>
          <w:szCs w:val="24"/>
        </w:rPr>
        <w:t xml:space="preserve">in </w:t>
      </w:r>
      <w:r w:rsidR="00977493" w:rsidRPr="00951ED1">
        <w:rPr>
          <w:rFonts w:cs="Calibri"/>
          <w:noProof/>
          <w:sz w:val="24"/>
          <w:szCs w:val="24"/>
        </w:rPr>
        <w:t>estuaries</w:t>
      </w:r>
      <w:r w:rsidRPr="00951ED1">
        <w:rPr>
          <w:rFonts w:cs="Calibri"/>
          <w:noProof/>
          <w:sz w:val="24"/>
          <w:szCs w:val="24"/>
        </w:rPr>
        <w:t xml:space="preserve">—Implications from </w:t>
      </w:r>
      <w:r w:rsidR="00977493" w:rsidRPr="00951ED1">
        <w:rPr>
          <w:rFonts w:cs="Calibri"/>
          <w:noProof/>
          <w:sz w:val="24"/>
          <w:szCs w:val="24"/>
        </w:rPr>
        <w:t xml:space="preserve">individuals </w:t>
      </w:r>
      <w:r w:rsidRPr="00951ED1">
        <w:rPr>
          <w:rFonts w:cs="Calibri"/>
          <w:noProof/>
          <w:sz w:val="24"/>
          <w:szCs w:val="24"/>
        </w:rPr>
        <w:t xml:space="preserve">to </w:t>
      </w:r>
      <w:r w:rsidR="00977493" w:rsidRPr="00951ED1">
        <w:rPr>
          <w:rFonts w:cs="Calibri"/>
          <w:noProof/>
          <w:sz w:val="24"/>
          <w:szCs w:val="24"/>
        </w:rPr>
        <w:t>ecosystems</w:t>
      </w:r>
      <w:r w:rsidRPr="00951ED1">
        <w:rPr>
          <w:rFonts w:cs="Calibri"/>
          <w:noProof/>
          <w:sz w:val="24"/>
          <w:szCs w:val="24"/>
        </w:rPr>
        <w:t xml:space="preserve">. </w:t>
      </w:r>
      <w:r w:rsidRPr="00951ED1">
        <w:rPr>
          <w:rFonts w:cs="Calibri"/>
          <w:i/>
          <w:iCs/>
          <w:noProof/>
          <w:sz w:val="24"/>
          <w:szCs w:val="24"/>
        </w:rPr>
        <w:t>Estuaries and Coasts</w:t>
      </w:r>
      <w:r w:rsidRPr="00951ED1">
        <w:rPr>
          <w:rFonts w:cs="Calibri"/>
          <w:noProof/>
          <w:sz w:val="24"/>
          <w:szCs w:val="24"/>
        </w:rPr>
        <w:t xml:space="preserve">, </w:t>
      </w:r>
      <w:r w:rsidRPr="00951ED1">
        <w:rPr>
          <w:rFonts w:cs="Calibri"/>
          <w:i/>
          <w:iCs/>
          <w:noProof/>
          <w:sz w:val="24"/>
          <w:szCs w:val="24"/>
        </w:rPr>
        <w:t>42</w:t>
      </w:r>
      <w:r w:rsidRPr="00951ED1">
        <w:rPr>
          <w:rFonts w:cs="Calibri"/>
          <w:noProof/>
          <w:sz w:val="24"/>
          <w:szCs w:val="24"/>
        </w:rPr>
        <w:t>(2), 309–330. https://doi.org/10.1007/s12237-018-0479-3</w:t>
      </w:r>
    </w:p>
    <w:p w14:paraId="1FFF2783" w14:textId="1BFA04A1" w:rsidR="006C4AEB" w:rsidRPr="006C4AEB" w:rsidRDefault="002316BF" w:rsidP="00F94544">
      <w:pPr>
        <w:widowControl w:val="0"/>
        <w:autoSpaceDE w:val="0"/>
        <w:autoSpaceDN w:val="0"/>
        <w:adjustRightInd w:val="0"/>
        <w:spacing w:after="0" w:line="480" w:lineRule="auto"/>
        <w:ind w:left="480" w:hanging="480"/>
        <w:rPr>
          <w:rFonts w:cs="Calibri"/>
          <w:sz w:val="24"/>
          <w:szCs w:val="24"/>
        </w:rPr>
      </w:pPr>
      <w:r w:rsidRPr="00951ED1">
        <w:rPr>
          <w:rFonts w:cs="Calibri"/>
          <w:noProof/>
          <w:sz w:val="24"/>
          <w:szCs w:val="24"/>
        </w:rPr>
        <w:t xml:space="preserve">Zhao, X., Li, D., Li, X., Zhao, L., &amp; Wu, C. (2018). Spatial and seasonal patterns of night-time lights in global ocean derived from VIIRS DNB images. </w:t>
      </w:r>
      <w:r w:rsidRPr="00951ED1">
        <w:rPr>
          <w:rFonts w:cs="Calibri"/>
          <w:i/>
          <w:iCs/>
          <w:noProof/>
          <w:sz w:val="24"/>
          <w:szCs w:val="24"/>
        </w:rPr>
        <w:t>International Journal of Remote Sensing</w:t>
      </w:r>
      <w:r w:rsidRPr="00951ED1">
        <w:rPr>
          <w:rFonts w:cs="Calibri"/>
          <w:noProof/>
          <w:sz w:val="24"/>
          <w:szCs w:val="24"/>
        </w:rPr>
        <w:t xml:space="preserve">, </w:t>
      </w:r>
      <w:r w:rsidRPr="00951ED1">
        <w:rPr>
          <w:rFonts w:cs="Calibri"/>
          <w:i/>
          <w:iCs/>
          <w:noProof/>
          <w:sz w:val="24"/>
          <w:szCs w:val="24"/>
        </w:rPr>
        <w:t>39</w:t>
      </w:r>
      <w:r w:rsidRPr="00951ED1">
        <w:rPr>
          <w:rFonts w:cs="Calibri"/>
          <w:noProof/>
          <w:sz w:val="24"/>
          <w:szCs w:val="24"/>
        </w:rPr>
        <w:t>(22), 8151–8181. https://doi.org/10.1080/01431161.2018.1482022</w:t>
      </w:r>
    </w:p>
    <w:sectPr w:rsidR="006C4AEB" w:rsidRPr="006C4AE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m Smyth" w:date="2019-12-05T11:18:00Z" w:initials="TS">
    <w:p w14:paraId="39B293CC" w14:textId="3E4BECCE" w:rsidR="00327FAA" w:rsidRDefault="00327FAA">
      <w:pPr>
        <w:pStyle w:val="CommentText"/>
      </w:pPr>
      <w:r>
        <w:rPr>
          <w:rStyle w:val="CommentReference"/>
        </w:rPr>
        <w:annotationRef/>
      </w:r>
      <w:r>
        <w:t>By adding globally here this gives us a nice segue in to the next paper in Sci. Adv.!</w:t>
      </w:r>
    </w:p>
  </w:comment>
  <w:comment w:id="21" w:author="Tim Smyth" w:date="2019-12-05T11:44:00Z" w:initials="TS">
    <w:p w14:paraId="4D383EE2" w14:textId="19DD638E" w:rsidR="008766DD" w:rsidRDefault="008766DD">
      <w:pPr>
        <w:pStyle w:val="CommentText"/>
      </w:pPr>
      <w:r>
        <w:rPr>
          <w:rStyle w:val="CommentReference"/>
        </w:rPr>
        <w:annotationRef/>
      </w:r>
      <w:r>
        <w:t>Do you mean manipulation or management?</w:t>
      </w:r>
    </w:p>
  </w:comment>
  <w:comment w:id="31" w:author="Tim Smyth" w:date="2019-12-05T11:47:00Z" w:initials="TS">
    <w:p w14:paraId="32D15B58" w14:textId="338E67F9" w:rsidR="008766DD" w:rsidRDefault="008766DD" w:rsidP="008766DD">
      <w:pPr>
        <w:pStyle w:val="EndNoteBibliography"/>
        <w:ind w:left="720" w:hanging="720"/>
      </w:pPr>
      <w:r>
        <w:rPr>
          <w:rStyle w:val="CommentReference"/>
        </w:rPr>
        <w:annotationRef/>
      </w:r>
      <w:r w:rsidRPr="00645355">
        <w:t>F. Falchi</w:t>
      </w:r>
      <w:r w:rsidRPr="00645355">
        <w:rPr>
          <w:i/>
        </w:rPr>
        <w:t xml:space="preserve"> et al.</w:t>
      </w:r>
      <w:r w:rsidRPr="00645355">
        <w:t xml:space="preserve">, Supplement to: The New World Atlas of Artificial Night Sky Brightness. GFZ Data Services. </w:t>
      </w:r>
      <w:hyperlink r:id="rId1" w:history="1">
        <w:r w:rsidRPr="00645355">
          <w:rPr>
            <w:rStyle w:val="Hyperlink"/>
          </w:rPr>
          <w:t>http://doi.org/10.5880/GFZ.1.4.2016.001</w:t>
        </w:r>
      </w:hyperlink>
      <w:r w:rsidRPr="00645355">
        <w:t>.  (2016).</w:t>
      </w:r>
    </w:p>
    <w:p w14:paraId="79377932" w14:textId="603166C7" w:rsidR="008766DD" w:rsidRDefault="008766DD" w:rsidP="008766DD">
      <w:pPr>
        <w:pStyle w:val="EndNoteBibliography"/>
        <w:ind w:left="720" w:hanging="720"/>
      </w:pPr>
    </w:p>
    <w:p w14:paraId="6240C49F" w14:textId="71B1AA67" w:rsidR="008766DD" w:rsidRDefault="008766DD" w:rsidP="008766DD">
      <w:pPr>
        <w:pStyle w:val="EndNoteBibliography"/>
        <w:ind w:left="720" w:hanging="720"/>
      </w:pPr>
      <w:r>
        <w:t>This was the specific reference for the data given by Fabio to me.  The primary reference is as you have it:</w:t>
      </w:r>
    </w:p>
    <w:p w14:paraId="47E321CF" w14:textId="6F94EDB8" w:rsidR="008766DD" w:rsidRDefault="008766DD" w:rsidP="008766DD">
      <w:pPr>
        <w:pStyle w:val="EndNoteBibliography"/>
        <w:ind w:left="720" w:hanging="720"/>
      </w:pPr>
    </w:p>
    <w:p w14:paraId="3F709EC9" w14:textId="0AB5E328" w:rsidR="008766DD" w:rsidRDefault="008766DD" w:rsidP="008766DD">
      <w:pPr>
        <w:pStyle w:val="EndNoteBibliography"/>
        <w:ind w:left="720" w:hanging="720"/>
      </w:pPr>
      <w:r w:rsidRPr="00645355">
        <w:t>F. Falchi</w:t>
      </w:r>
      <w:r w:rsidRPr="00645355">
        <w:rPr>
          <w:i/>
        </w:rPr>
        <w:t xml:space="preserve"> et al.</w:t>
      </w:r>
      <w:r w:rsidRPr="00645355">
        <w:t xml:space="preserve">, The new world atlas of artificial night sky brightness. </w:t>
      </w:r>
      <w:r w:rsidRPr="00645355">
        <w:rPr>
          <w:i/>
        </w:rPr>
        <w:t>Science Advances</w:t>
      </w:r>
      <w:r w:rsidRPr="00645355">
        <w:t xml:space="preserve"> </w:t>
      </w:r>
      <w:r w:rsidRPr="00645355">
        <w:rPr>
          <w:b/>
        </w:rPr>
        <w:t>2</w:t>
      </w:r>
      <w:r w:rsidRPr="00645355">
        <w:t>, e1600377 (2016).</w:t>
      </w:r>
    </w:p>
    <w:p w14:paraId="7ED82C13" w14:textId="461FDE19" w:rsidR="008766DD" w:rsidRDefault="008766DD" w:rsidP="008766DD">
      <w:pPr>
        <w:pStyle w:val="EndNoteBibliography"/>
        <w:ind w:left="720" w:hanging="720"/>
      </w:pPr>
    </w:p>
    <w:p w14:paraId="4F982F09" w14:textId="775A1E5B" w:rsidR="008766DD" w:rsidRDefault="008766DD" w:rsidP="008766DD">
      <w:pPr>
        <w:pStyle w:val="EndNoteBibliography"/>
        <w:ind w:left="720" w:hanging="720"/>
      </w:pPr>
      <w:r>
        <w:t>I have also put in the acknowledgements of the Sci. Adv. Paper:</w:t>
      </w:r>
    </w:p>
    <w:p w14:paraId="574B7062" w14:textId="04234C07" w:rsidR="008766DD" w:rsidRDefault="008766DD" w:rsidP="008766DD">
      <w:pPr>
        <w:pStyle w:val="EndNoteBibliography"/>
        <w:ind w:left="720" w:hanging="720"/>
      </w:pPr>
    </w:p>
    <w:p w14:paraId="592855A6" w14:textId="0A3B39F4" w:rsidR="008766DD" w:rsidRPr="00645355" w:rsidRDefault="008766DD" w:rsidP="008766DD">
      <w:pPr>
        <w:pStyle w:val="EndNoteBibliography"/>
        <w:ind w:left="720" w:hanging="720"/>
      </w:pPr>
      <w:r>
        <w:t>The authors would like to thank Fabio Falchi for making the entire floating point dataset from the 2015 World Atlas of Artificial Night Sky Brightness</w:t>
      </w:r>
      <w:r w:rsidRPr="00266AB6">
        <w:t xml:space="preserve"> </w:t>
      </w:r>
      <w:r>
        <w:t>available to us upon request.</w:t>
      </w:r>
    </w:p>
    <w:p w14:paraId="1FE0E36D" w14:textId="1181922C" w:rsidR="008766DD" w:rsidRDefault="008766DD">
      <w:pPr>
        <w:pStyle w:val="CommentText"/>
      </w:pPr>
    </w:p>
  </w:comment>
  <w:comment w:id="36" w:author="Tim Smyth" w:date="2019-12-05T11:51:00Z" w:initials="TS">
    <w:p w14:paraId="502CCDBE" w14:textId="42BF5E0D" w:rsidR="008766DD" w:rsidRDefault="008766DD">
      <w:pPr>
        <w:pStyle w:val="CommentText"/>
      </w:pPr>
      <w:r>
        <w:rPr>
          <w:rStyle w:val="CommentReference"/>
        </w:rPr>
        <w:annotationRef/>
      </w:r>
      <w:r>
        <w:t xml:space="preserve">Might be worth re-iterating that these are the wavelengths of the </w:t>
      </w:r>
      <w:proofErr w:type="spellStart"/>
      <w:r>
        <w:t>Skyemeter</w:t>
      </w:r>
      <w:proofErr w:type="spellEnd"/>
      <w:r>
        <w:t xml:space="preserve"> instrument?</w:t>
      </w:r>
    </w:p>
  </w:comment>
  <w:comment w:id="40" w:author="Tim Smyth" w:date="2019-12-05T11:58:00Z" w:initials="TS">
    <w:p w14:paraId="543D19C6" w14:textId="12304110" w:rsidR="006F630A" w:rsidRDefault="006F630A">
      <w:pPr>
        <w:pStyle w:val="CommentText"/>
      </w:pPr>
      <w:r>
        <w:rPr>
          <w:rStyle w:val="CommentReference"/>
        </w:rPr>
        <w:annotationRef/>
      </w:r>
      <w:r>
        <w:t xml:space="preserve">May be asked by a reviewer to add </w:t>
      </w:r>
      <w:proofErr w:type="spellStart"/>
      <w:r>
        <w:t>lat</w:t>
      </w:r>
      <w:proofErr w:type="spellEnd"/>
      <w:r>
        <w:t xml:space="preserve"> / </w:t>
      </w:r>
      <w:proofErr w:type="spellStart"/>
      <w:r>
        <w:t>lon</w:t>
      </w:r>
      <w:proofErr w:type="spellEnd"/>
      <w:r>
        <w:t xml:space="preserve"> markings (or at least define the box corner co-</w:t>
      </w:r>
      <w:proofErr w:type="spellStart"/>
      <w:r>
        <w:t>ords</w:t>
      </w:r>
      <w:proofErr w:type="spellEnd"/>
      <w:r>
        <w:t>).  May also be asked to produce a map to show where this smaller area fits into e.g. the UK.</w:t>
      </w:r>
    </w:p>
  </w:comment>
  <w:comment w:id="41" w:author="Tim Smyth" w:date="2019-12-05T12:03:00Z" w:initials="TS">
    <w:p w14:paraId="7DE11024" w14:textId="5CD8A677" w:rsidR="006F630A" w:rsidRDefault="006F630A">
      <w:pPr>
        <w:pStyle w:val="CommentText"/>
      </w:pPr>
      <w:r>
        <w:rPr>
          <w:rStyle w:val="CommentReference"/>
        </w:rPr>
        <w:annotationRef/>
      </w:r>
      <w:r>
        <w:t>I think that we should at least mention that our attempts to measure the in-water light fields were hampered by the low irradiances we encountered.  Even put the back of the envelope calculations which show that the sensitivity of the current generation of instruments is unable to capture the low irradiances that we modelled here.  David – is this something you can pull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293CC" w15:done="0"/>
  <w15:commentEx w15:paraId="4D383EE2" w15:done="0"/>
  <w15:commentEx w15:paraId="1FE0E36D" w15:done="0"/>
  <w15:commentEx w15:paraId="502CCDBE" w15:done="0"/>
  <w15:commentEx w15:paraId="543D19C6" w15:done="0"/>
  <w15:commentEx w15:paraId="7DE110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293CC" w16cid:durableId="21936620"/>
  <w16cid:commentId w16cid:paraId="4D383EE2" w16cid:durableId="21936C04"/>
  <w16cid:commentId w16cid:paraId="1FE0E36D" w16cid:durableId="21936CE4"/>
  <w16cid:commentId w16cid:paraId="502CCDBE" w16cid:durableId="21936DA4"/>
  <w16cid:commentId w16cid:paraId="543D19C6" w16cid:durableId="21936F6D"/>
  <w16cid:commentId w16cid:paraId="7DE11024" w16cid:durableId="219370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837D2" w14:textId="77777777" w:rsidR="007A0E31" w:rsidRDefault="007A0E31" w:rsidP="00EC2388">
      <w:pPr>
        <w:spacing w:after="0" w:line="240" w:lineRule="auto"/>
      </w:pPr>
      <w:r>
        <w:separator/>
      </w:r>
    </w:p>
  </w:endnote>
  <w:endnote w:type="continuationSeparator" w:id="0">
    <w:p w14:paraId="6C31F8D6" w14:textId="77777777" w:rsidR="007A0E31" w:rsidRDefault="007A0E31" w:rsidP="00EC2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ED246" w14:textId="37372AFC" w:rsidR="00951ED1" w:rsidRDefault="00951ED1">
    <w:pPr>
      <w:pStyle w:val="Footer"/>
      <w:jc w:val="center"/>
    </w:pPr>
    <w:r>
      <w:fldChar w:fldCharType="begin"/>
    </w:r>
    <w:r>
      <w:instrText xml:space="preserve"> PAGE   \* MERGEFORMAT </w:instrText>
    </w:r>
    <w:r>
      <w:fldChar w:fldCharType="separate"/>
    </w:r>
    <w:r w:rsidR="001850B2">
      <w:rPr>
        <w:noProof/>
      </w:rPr>
      <w:t>1</w:t>
    </w:r>
    <w:r>
      <w:rPr>
        <w:noProof/>
      </w:rPr>
      <w:fldChar w:fldCharType="end"/>
    </w:r>
  </w:p>
  <w:p w14:paraId="59458372" w14:textId="77777777" w:rsidR="00951ED1" w:rsidRDefault="00951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96C33" w14:textId="77777777" w:rsidR="007A0E31" w:rsidRDefault="007A0E31" w:rsidP="00EC2388">
      <w:pPr>
        <w:spacing w:after="0" w:line="240" w:lineRule="auto"/>
      </w:pPr>
      <w:r>
        <w:separator/>
      </w:r>
    </w:p>
  </w:footnote>
  <w:footnote w:type="continuationSeparator" w:id="0">
    <w:p w14:paraId="22459BE8" w14:textId="77777777" w:rsidR="007A0E31" w:rsidRDefault="007A0E31" w:rsidP="00EC238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W Davies">
    <w15:presenceInfo w15:providerId="AD" w15:userId="S-1-5-21-299502267-2139871995-725345543-624117"/>
  </w15:person>
  <w15:person w15:author="Tim Smyth">
    <w15:presenceInfo w15:providerId="AD" w15:userId="S-1-5-21-861567501-583907252-1801674531-5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B6"/>
    <w:rsid w:val="00001694"/>
    <w:rsid w:val="00013737"/>
    <w:rsid w:val="000166FD"/>
    <w:rsid w:val="00016BFC"/>
    <w:rsid w:val="0002418D"/>
    <w:rsid w:val="000470AF"/>
    <w:rsid w:val="00053569"/>
    <w:rsid w:val="000672E1"/>
    <w:rsid w:val="000905A0"/>
    <w:rsid w:val="00097839"/>
    <w:rsid w:val="000A1FF6"/>
    <w:rsid w:val="000E1D62"/>
    <w:rsid w:val="000F7A74"/>
    <w:rsid w:val="001015CF"/>
    <w:rsid w:val="001076DD"/>
    <w:rsid w:val="00111093"/>
    <w:rsid w:val="00112F22"/>
    <w:rsid w:val="00126877"/>
    <w:rsid w:val="00146698"/>
    <w:rsid w:val="00156674"/>
    <w:rsid w:val="001650B5"/>
    <w:rsid w:val="001748FE"/>
    <w:rsid w:val="001850B2"/>
    <w:rsid w:val="00192EEB"/>
    <w:rsid w:val="00193CD6"/>
    <w:rsid w:val="00194041"/>
    <w:rsid w:val="00197F19"/>
    <w:rsid w:val="001A1A0D"/>
    <w:rsid w:val="001A2EDD"/>
    <w:rsid w:val="001A3393"/>
    <w:rsid w:val="001B66AA"/>
    <w:rsid w:val="001C52AF"/>
    <w:rsid w:val="001F2C8A"/>
    <w:rsid w:val="002040B6"/>
    <w:rsid w:val="002135B0"/>
    <w:rsid w:val="002316BF"/>
    <w:rsid w:val="00257062"/>
    <w:rsid w:val="00295A2B"/>
    <w:rsid w:val="002A06C2"/>
    <w:rsid w:val="002A4B81"/>
    <w:rsid w:val="002C01B3"/>
    <w:rsid w:val="002C7971"/>
    <w:rsid w:val="002F05F4"/>
    <w:rsid w:val="002F3A54"/>
    <w:rsid w:val="002F44A2"/>
    <w:rsid w:val="003065F5"/>
    <w:rsid w:val="00316D59"/>
    <w:rsid w:val="00327BBF"/>
    <w:rsid w:val="00327FAA"/>
    <w:rsid w:val="00336187"/>
    <w:rsid w:val="0034386D"/>
    <w:rsid w:val="00361F61"/>
    <w:rsid w:val="003621E0"/>
    <w:rsid w:val="003702B4"/>
    <w:rsid w:val="003776D3"/>
    <w:rsid w:val="00377C86"/>
    <w:rsid w:val="00380A24"/>
    <w:rsid w:val="00383FBF"/>
    <w:rsid w:val="00384B09"/>
    <w:rsid w:val="00386948"/>
    <w:rsid w:val="003A64B6"/>
    <w:rsid w:val="003B7FDC"/>
    <w:rsid w:val="003C253B"/>
    <w:rsid w:val="003C2E31"/>
    <w:rsid w:val="003E04B9"/>
    <w:rsid w:val="00402774"/>
    <w:rsid w:val="00427B1F"/>
    <w:rsid w:val="00432F87"/>
    <w:rsid w:val="00450D5E"/>
    <w:rsid w:val="00456A7F"/>
    <w:rsid w:val="00470A0F"/>
    <w:rsid w:val="00486639"/>
    <w:rsid w:val="00495A52"/>
    <w:rsid w:val="0049638D"/>
    <w:rsid w:val="004A3072"/>
    <w:rsid w:val="004E2E55"/>
    <w:rsid w:val="004E6020"/>
    <w:rsid w:val="004F2581"/>
    <w:rsid w:val="0050172D"/>
    <w:rsid w:val="00501FA7"/>
    <w:rsid w:val="0051483E"/>
    <w:rsid w:val="00517C35"/>
    <w:rsid w:val="00522D7E"/>
    <w:rsid w:val="005411D1"/>
    <w:rsid w:val="005536C3"/>
    <w:rsid w:val="00557A25"/>
    <w:rsid w:val="005A13DF"/>
    <w:rsid w:val="005A6E66"/>
    <w:rsid w:val="005B2047"/>
    <w:rsid w:val="005B3452"/>
    <w:rsid w:val="005D016F"/>
    <w:rsid w:val="005D29AC"/>
    <w:rsid w:val="005D387B"/>
    <w:rsid w:val="005F0F9A"/>
    <w:rsid w:val="00603AE8"/>
    <w:rsid w:val="00623408"/>
    <w:rsid w:val="00641615"/>
    <w:rsid w:val="006501B6"/>
    <w:rsid w:val="00652FA6"/>
    <w:rsid w:val="006679F0"/>
    <w:rsid w:val="006718ED"/>
    <w:rsid w:val="006A1472"/>
    <w:rsid w:val="006A1576"/>
    <w:rsid w:val="006C4AEB"/>
    <w:rsid w:val="006C4F93"/>
    <w:rsid w:val="006E341D"/>
    <w:rsid w:val="006F630A"/>
    <w:rsid w:val="007021FD"/>
    <w:rsid w:val="00705B97"/>
    <w:rsid w:val="007251B3"/>
    <w:rsid w:val="00725BF2"/>
    <w:rsid w:val="00736A27"/>
    <w:rsid w:val="007420B7"/>
    <w:rsid w:val="00743A4C"/>
    <w:rsid w:val="00751FC5"/>
    <w:rsid w:val="00782DC5"/>
    <w:rsid w:val="00782E41"/>
    <w:rsid w:val="00790BB0"/>
    <w:rsid w:val="00790EFA"/>
    <w:rsid w:val="00796317"/>
    <w:rsid w:val="007A0E31"/>
    <w:rsid w:val="007D01DA"/>
    <w:rsid w:val="007E687C"/>
    <w:rsid w:val="007F3D99"/>
    <w:rsid w:val="00843440"/>
    <w:rsid w:val="0085126E"/>
    <w:rsid w:val="00852D3E"/>
    <w:rsid w:val="0086020B"/>
    <w:rsid w:val="008620CC"/>
    <w:rsid w:val="008766DD"/>
    <w:rsid w:val="0088372C"/>
    <w:rsid w:val="008A43C6"/>
    <w:rsid w:val="008B51E7"/>
    <w:rsid w:val="008B7F98"/>
    <w:rsid w:val="008C38A3"/>
    <w:rsid w:val="008C4501"/>
    <w:rsid w:val="008D5462"/>
    <w:rsid w:val="008D63AB"/>
    <w:rsid w:val="008D6F39"/>
    <w:rsid w:val="00911FB7"/>
    <w:rsid w:val="0093474D"/>
    <w:rsid w:val="00951ED1"/>
    <w:rsid w:val="00960CCB"/>
    <w:rsid w:val="00960CF4"/>
    <w:rsid w:val="00962E49"/>
    <w:rsid w:val="00965999"/>
    <w:rsid w:val="00971BD0"/>
    <w:rsid w:val="00977493"/>
    <w:rsid w:val="00984096"/>
    <w:rsid w:val="00984C72"/>
    <w:rsid w:val="00997D65"/>
    <w:rsid w:val="009A0B81"/>
    <w:rsid w:val="009A0F64"/>
    <w:rsid w:val="009A7DE8"/>
    <w:rsid w:val="009B0D07"/>
    <w:rsid w:val="009B6C1B"/>
    <w:rsid w:val="009C6B4E"/>
    <w:rsid w:val="009D32C2"/>
    <w:rsid w:val="009D6443"/>
    <w:rsid w:val="009F3B86"/>
    <w:rsid w:val="009F4D7C"/>
    <w:rsid w:val="00A060A5"/>
    <w:rsid w:val="00A13855"/>
    <w:rsid w:val="00A44F8C"/>
    <w:rsid w:val="00A45E09"/>
    <w:rsid w:val="00A4721C"/>
    <w:rsid w:val="00A5199B"/>
    <w:rsid w:val="00A537A2"/>
    <w:rsid w:val="00A746FE"/>
    <w:rsid w:val="00A7582D"/>
    <w:rsid w:val="00A83402"/>
    <w:rsid w:val="00A97E68"/>
    <w:rsid w:val="00AE0866"/>
    <w:rsid w:val="00AE1CE7"/>
    <w:rsid w:val="00AF6B9E"/>
    <w:rsid w:val="00B07B16"/>
    <w:rsid w:val="00B135EE"/>
    <w:rsid w:val="00B15D62"/>
    <w:rsid w:val="00B240B3"/>
    <w:rsid w:val="00B36BFC"/>
    <w:rsid w:val="00B428C7"/>
    <w:rsid w:val="00B83300"/>
    <w:rsid w:val="00B9307F"/>
    <w:rsid w:val="00BB6439"/>
    <w:rsid w:val="00BD0554"/>
    <w:rsid w:val="00BD708F"/>
    <w:rsid w:val="00BF7F26"/>
    <w:rsid w:val="00C041CD"/>
    <w:rsid w:val="00C079E1"/>
    <w:rsid w:val="00C14DEC"/>
    <w:rsid w:val="00C23C06"/>
    <w:rsid w:val="00C318DF"/>
    <w:rsid w:val="00C31B35"/>
    <w:rsid w:val="00C62199"/>
    <w:rsid w:val="00C67966"/>
    <w:rsid w:val="00C7037D"/>
    <w:rsid w:val="00C91FBA"/>
    <w:rsid w:val="00C94462"/>
    <w:rsid w:val="00CE4597"/>
    <w:rsid w:val="00D1139B"/>
    <w:rsid w:val="00D23E4B"/>
    <w:rsid w:val="00D43B7A"/>
    <w:rsid w:val="00D56554"/>
    <w:rsid w:val="00D74A5A"/>
    <w:rsid w:val="00D77097"/>
    <w:rsid w:val="00D84DC8"/>
    <w:rsid w:val="00DA3AD5"/>
    <w:rsid w:val="00DA402F"/>
    <w:rsid w:val="00DA4B50"/>
    <w:rsid w:val="00DE746E"/>
    <w:rsid w:val="00DF005E"/>
    <w:rsid w:val="00E13EEF"/>
    <w:rsid w:val="00E37154"/>
    <w:rsid w:val="00E40241"/>
    <w:rsid w:val="00E45265"/>
    <w:rsid w:val="00E45D1F"/>
    <w:rsid w:val="00E53D47"/>
    <w:rsid w:val="00E570B2"/>
    <w:rsid w:val="00E9491A"/>
    <w:rsid w:val="00EA2911"/>
    <w:rsid w:val="00EB0FA7"/>
    <w:rsid w:val="00EB4D95"/>
    <w:rsid w:val="00EC2388"/>
    <w:rsid w:val="00ED013B"/>
    <w:rsid w:val="00F00C0F"/>
    <w:rsid w:val="00F15BBE"/>
    <w:rsid w:val="00F33708"/>
    <w:rsid w:val="00F42C05"/>
    <w:rsid w:val="00F94280"/>
    <w:rsid w:val="00F94544"/>
    <w:rsid w:val="00FA3BAE"/>
    <w:rsid w:val="00FB21D4"/>
    <w:rsid w:val="00FD5024"/>
    <w:rsid w:val="00FF03AD"/>
    <w:rsid w:val="00FF7D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91E29B"/>
  <w15:chartTrackingRefBased/>
  <w15:docId w15:val="{737671EE-04B6-48FA-90E6-255E83C25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111093"/>
    <w:pPr>
      <w:spacing w:line="480" w:lineRule="auto"/>
      <w:outlineLvl w:val="0"/>
    </w:pPr>
    <w:rPr>
      <w:rFonts w:cs="Calibri"/>
      <w:color w:val="000000"/>
      <w:sz w:val="32"/>
      <w:szCs w:val="32"/>
    </w:rPr>
  </w:style>
  <w:style w:type="paragraph" w:styleId="Heading2">
    <w:name w:val="heading 2"/>
    <w:basedOn w:val="Normal"/>
    <w:next w:val="Normal"/>
    <w:link w:val="Heading2Char"/>
    <w:uiPriority w:val="9"/>
    <w:unhideWhenUsed/>
    <w:qFormat/>
    <w:rsid w:val="00111093"/>
    <w:pPr>
      <w:spacing w:line="480" w:lineRule="auto"/>
      <w:jc w:val="both"/>
      <w:outlineLvl w:val="1"/>
    </w:pPr>
    <w:rPr>
      <w:i/>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40B6"/>
    <w:pPr>
      <w:ind w:left="720"/>
      <w:contextualSpacing/>
    </w:pPr>
  </w:style>
  <w:style w:type="character" w:customStyle="1" w:styleId="ListParagraphChar">
    <w:name w:val="List Paragraph Char"/>
    <w:basedOn w:val="DefaultParagraphFont"/>
    <w:link w:val="ListParagraph"/>
    <w:uiPriority w:val="34"/>
    <w:rsid w:val="002040B6"/>
  </w:style>
  <w:style w:type="paragraph" w:customStyle="1" w:styleId="EndNoteBibliography">
    <w:name w:val="EndNote Bibliography"/>
    <w:basedOn w:val="Normal"/>
    <w:link w:val="EndNoteBibliographyChar"/>
    <w:rsid w:val="007251B3"/>
    <w:pPr>
      <w:spacing w:line="240" w:lineRule="auto"/>
    </w:pPr>
    <w:rPr>
      <w:noProof/>
      <w:lang w:val="en-US"/>
    </w:rPr>
  </w:style>
  <w:style w:type="character" w:customStyle="1" w:styleId="EndNoteBibliographyChar">
    <w:name w:val="EndNote Bibliography Char"/>
    <w:link w:val="EndNoteBibliography"/>
    <w:rsid w:val="007251B3"/>
    <w:rPr>
      <w:rFonts w:ascii="Calibri" w:hAnsi="Calibri"/>
      <w:noProof/>
      <w:lang w:val="en-US"/>
    </w:rPr>
  </w:style>
  <w:style w:type="paragraph" w:styleId="Header">
    <w:name w:val="header"/>
    <w:basedOn w:val="Normal"/>
    <w:link w:val="HeaderChar"/>
    <w:uiPriority w:val="99"/>
    <w:unhideWhenUsed/>
    <w:rsid w:val="00EC2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388"/>
  </w:style>
  <w:style w:type="paragraph" w:styleId="Footer">
    <w:name w:val="footer"/>
    <w:basedOn w:val="Normal"/>
    <w:link w:val="FooterChar"/>
    <w:uiPriority w:val="99"/>
    <w:unhideWhenUsed/>
    <w:rsid w:val="00EC2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388"/>
  </w:style>
  <w:style w:type="character" w:styleId="CommentReference">
    <w:name w:val="annotation reference"/>
    <w:uiPriority w:val="99"/>
    <w:semiHidden/>
    <w:unhideWhenUsed/>
    <w:rsid w:val="00984096"/>
    <w:rPr>
      <w:sz w:val="16"/>
      <w:szCs w:val="16"/>
    </w:rPr>
  </w:style>
  <w:style w:type="paragraph" w:styleId="CommentText">
    <w:name w:val="annotation text"/>
    <w:basedOn w:val="Normal"/>
    <w:link w:val="CommentTextChar"/>
    <w:uiPriority w:val="99"/>
    <w:semiHidden/>
    <w:unhideWhenUsed/>
    <w:rsid w:val="00984096"/>
    <w:pPr>
      <w:spacing w:line="240" w:lineRule="auto"/>
    </w:pPr>
    <w:rPr>
      <w:sz w:val="20"/>
      <w:szCs w:val="20"/>
    </w:rPr>
  </w:style>
  <w:style w:type="character" w:customStyle="1" w:styleId="CommentTextChar">
    <w:name w:val="Comment Text Char"/>
    <w:link w:val="CommentText"/>
    <w:uiPriority w:val="99"/>
    <w:semiHidden/>
    <w:rsid w:val="00984096"/>
    <w:rPr>
      <w:sz w:val="20"/>
      <w:szCs w:val="20"/>
    </w:rPr>
  </w:style>
  <w:style w:type="paragraph" w:styleId="CommentSubject">
    <w:name w:val="annotation subject"/>
    <w:basedOn w:val="CommentText"/>
    <w:next w:val="CommentText"/>
    <w:link w:val="CommentSubjectChar"/>
    <w:uiPriority w:val="99"/>
    <w:semiHidden/>
    <w:unhideWhenUsed/>
    <w:rsid w:val="00984096"/>
    <w:rPr>
      <w:b/>
      <w:bCs/>
    </w:rPr>
  </w:style>
  <w:style w:type="character" w:customStyle="1" w:styleId="CommentSubjectChar">
    <w:name w:val="Comment Subject Char"/>
    <w:link w:val="CommentSubject"/>
    <w:uiPriority w:val="99"/>
    <w:semiHidden/>
    <w:rsid w:val="00984096"/>
    <w:rPr>
      <w:b/>
      <w:bCs/>
      <w:sz w:val="20"/>
      <w:szCs w:val="20"/>
    </w:rPr>
  </w:style>
  <w:style w:type="paragraph" w:styleId="BalloonText">
    <w:name w:val="Balloon Text"/>
    <w:basedOn w:val="Normal"/>
    <w:link w:val="BalloonTextChar"/>
    <w:uiPriority w:val="99"/>
    <w:semiHidden/>
    <w:unhideWhenUsed/>
    <w:rsid w:val="00984096"/>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84096"/>
    <w:rPr>
      <w:rFonts w:ascii="Segoe UI" w:hAnsi="Segoe UI" w:cs="Segoe UI"/>
      <w:sz w:val="18"/>
      <w:szCs w:val="18"/>
    </w:rPr>
  </w:style>
  <w:style w:type="character" w:styleId="Hyperlink">
    <w:name w:val="Hyperlink"/>
    <w:uiPriority w:val="99"/>
    <w:unhideWhenUsed/>
    <w:rsid w:val="00EB0FA7"/>
    <w:rPr>
      <w:color w:val="0563C1"/>
      <w:u w:val="single"/>
    </w:rPr>
  </w:style>
  <w:style w:type="character" w:styleId="LineNumber">
    <w:name w:val="line number"/>
    <w:uiPriority w:val="99"/>
    <w:semiHidden/>
    <w:unhideWhenUsed/>
    <w:rsid w:val="00EB0FA7"/>
  </w:style>
  <w:style w:type="character" w:customStyle="1" w:styleId="Heading1Char">
    <w:name w:val="Heading 1 Char"/>
    <w:link w:val="Heading1"/>
    <w:uiPriority w:val="9"/>
    <w:rsid w:val="00111093"/>
    <w:rPr>
      <w:rFonts w:cs="Calibri"/>
      <w:color w:val="000000"/>
      <w:sz w:val="32"/>
      <w:szCs w:val="32"/>
    </w:rPr>
  </w:style>
  <w:style w:type="character" w:customStyle="1" w:styleId="Heading2Char">
    <w:name w:val="Heading 2 Char"/>
    <w:link w:val="Heading2"/>
    <w:uiPriority w:val="9"/>
    <w:rsid w:val="00111093"/>
    <w:rPr>
      <w: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5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oi.org/10.5880/GFZ.1.4.2016.00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yperlink" Target="https://doi.org/10.1016/0006-3207(91)90053-C" TargetMode="Externa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76C7F-5CFD-482C-B51D-0CB7BC471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26</Pages>
  <Words>6113</Words>
  <Characters>34848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Pryfysgol Bangor University</Company>
  <LinksUpToDate>false</LinksUpToDate>
  <CharactersWithSpaces>40880</CharactersWithSpaces>
  <SharedDoc>false</SharedDoc>
  <HLinks>
    <vt:vector size="6" baseType="variant">
      <vt:variant>
        <vt:i4>4784175</vt:i4>
      </vt:variant>
      <vt:variant>
        <vt:i4>0</vt:i4>
      </vt:variant>
      <vt:variant>
        <vt:i4>0</vt:i4>
      </vt:variant>
      <vt:variant>
        <vt:i4>5</vt:i4>
      </vt:variant>
      <vt:variant>
        <vt:lpwstr>mailto:thomas.w.davies@plymouth.ac.uk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Davies</dc:creator>
  <cp:keywords/>
  <dc:description/>
  <cp:lastModifiedBy>Tim Smyth</cp:lastModifiedBy>
  <cp:revision>4</cp:revision>
  <dcterms:created xsi:type="dcterms:W3CDTF">2019-12-05T11:52:00Z</dcterms:created>
  <dcterms:modified xsi:type="dcterms:W3CDTF">2019-12-05T12:08:00Z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_DocHome">
    <vt:i4>-231297201</vt:i4>
  </property>
</Properties>
</file>